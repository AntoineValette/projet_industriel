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B3184" w14:textId="29E84DBF" w:rsidR="0090564E" w:rsidRPr="004C2C3C" w:rsidRDefault="00BA19FD" w:rsidP="00706ED5">
      <w:pPr>
        <w:rPr>
          <w:b/>
        </w:rPr>
      </w:pPr>
      <w:r w:rsidRPr="004C2C3C">
        <w:rPr>
          <w:rFonts w:ascii="Times New Roman" w:hAnsi="Times New Roman" w:cs="Times New Roman"/>
          <w:noProof/>
        </w:rPr>
        <w:drawing>
          <wp:anchor distT="0" distB="0" distL="114300" distR="114300" simplePos="0" relativeHeight="251658240" behindDoc="0" locked="0" layoutInCell="1" allowOverlap="1" wp14:anchorId="3FB30D67" wp14:editId="0ED08B4F">
            <wp:simplePos x="0" y="0"/>
            <wp:positionH relativeFrom="margin">
              <wp:posOffset>-87630</wp:posOffset>
            </wp:positionH>
            <wp:positionV relativeFrom="margin">
              <wp:posOffset>-635</wp:posOffset>
            </wp:positionV>
            <wp:extent cx="1509395" cy="782320"/>
            <wp:effectExtent l="0" t="0" r="1905" b="5080"/>
            <wp:wrapSquare wrapText="bothSides"/>
            <wp:docPr id="1093308557" name="Image 1" descr="Une image contenant Graphiqu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08557" name="Image 1" descr="Une image contenant Graphique, graphisme,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9395" cy="782320"/>
                    </a:xfrm>
                    <a:prstGeom prst="rect">
                      <a:avLst/>
                    </a:prstGeom>
                  </pic:spPr>
                </pic:pic>
              </a:graphicData>
            </a:graphic>
            <wp14:sizeRelH relativeFrom="margin">
              <wp14:pctWidth>0</wp14:pctWidth>
            </wp14:sizeRelH>
            <wp14:sizeRelV relativeFrom="margin">
              <wp14:pctHeight>0</wp14:pctHeight>
            </wp14:sizeRelV>
          </wp:anchor>
        </w:drawing>
      </w:r>
      <w:r w:rsidR="000132DB" w:rsidRPr="004C2C3C">
        <w:rPr>
          <w:noProof/>
        </w:rPr>
        <w:drawing>
          <wp:anchor distT="0" distB="0" distL="114300" distR="114300" simplePos="0" relativeHeight="251658241" behindDoc="0" locked="0" layoutInCell="1" allowOverlap="1" wp14:anchorId="5F417D7F" wp14:editId="50D5C17F">
            <wp:simplePos x="0" y="0"/>
            <wp:positionH relativeFrom="margin">
              <wp:posOffset>3460750</wp:posOffset>
            </wp:positionH>
            <wp:positionV relativeFrom="margin">
              <wp:posOffset>119380</wp:posOffset>
            </wp:positionV>
            <wp:extent cx="2268855" cy="460375"/>
            <wp:effectExtent l="0" t="0" r="4445" b="0"/>
            <wp:wrapSquare wrapText="bothSides"/>
            <wp:docPr id="1593474179" name="Image 2" descr="Une image contenant Police,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4179" name="Image 2" descr="Une image contenant Police, Graphique, graphism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8855" cy="460375"/>
                    </a:xfrm>
                    <a:prstGeom prst="rect">
                      <a:avLst/>
                    </a:prstGeom>
                  </pic:spPr>
                </pic:pic>
              </a:graphicData>
            </a:graphic>
            <wp14:sizeRelH relativeFrom="margin">
              <wp14:pctWidth>0</wp14:pctWidth>
            </wp14:sizeRelH>
            <wp14:sizeRelV relativeFrom="margin">
              <wp14:pctHeight>0</wp14:pctHeight>
            </wp14:sizeRelV>
          </wp:anchor>
        </w:drawing>
      </w:r>
    </w:p>
    <w:p w14:paraId="60DD6F54" w14:textId="2CC810F0" w:rsidR="00FF3397" w:rsidRDefault="00FF3397" w:rsidP="00706ED5"/>
    <w:p w14:paraId="48C25CDC" w14:textId="388A6AF0" w:rsidR="0005322C" w:rsidRDefault="0005322C" w:rsidP="00706ED5"/>
    <w:p w14:paraId="01623B79" w14:textId="1B0F09DD" w:rsidR="0005322C" w:rsidRDefault="0005322C" w:rsidP="00706ED5"/>
    <w:p w14:paraId="1D99C717" w14:textId="77777777" w:rsidR="00672D4A" w:rsidRDefault="00672D4A" w:rsidP="00706ED5"/>
    <w:p w14:paraId="1502439D" w14:textId="77777777" w:rsidR="00672D4A" w:rsidRPr="000A2F8D" w:rsidRDefault="00672D4A" w:rsidP="00706ED5">
      <w:pPr>
        <w:rPr>
          <w:sz w:val="32"/>
          <w:szCs w:val="32"/>
        </w:rPr>
      </w:pPr>
    </w:p>
    <w:p w14:paraId="65A6464E" w14:textId="0ED915E0" w:rsidR="004A0698" w:rsidRPr="000A2F8D" w:rsidRDefault="004A0698" w:rsidP="00B36C01">
      <w:pPr>
        <w:jc w:val="center"/>
        <w:rPr>
          <w:sz w:val="32"/>
          <w:szCs w:val="32"/>
        </w:rPr>
      </w:pPr>
      <w:r w:rsidRPr="000A2F8D">
        <w:rPr>
          <w:sz w:val="32"/>
          <w:szCs w:val="32"/>
        </w:rPr>
        <w:t>Projet Industriel</w:t>
      </w:r>
      <w:r w:rsidR="008A36A8" w:rsidRPr="000A2F8D">
        <w:rPr>
          <w:sz w:val="32"/>
          <w:szCs w:val="32"/>
        </w:rPr>
        <w:t xml:space="preserve"> - 07</w:t>
      </w:r>
    </w:p>
    <w:p w14:paraId="63EFA065" w14:textId="4C7FA619" w:rsidR="00672D4A" w:rsidRPr="000A2F8D" w:rsidRDefault="00DD4B71" w:rsidP="00B36C01">
      <w:pPr>
        <w:jc w:val="center"/>
        <w:rPr>
          <w:sz w:val="32"/>
          <w:szCs w:val="32"/>
        </w:rPr>
      </w:pPr>
      <w:r w:rsidRPr="000A2F8D">
        <w:rPr>
          <w:sz w:val="32"/>
          <w:szCs w:val="32"/>
        </w:rPr>
        <w:t>Smart ETL : IA et MLOps au service de la performance de la data</w:t>
      </w:r>
    </w:p>
    <w:p w14:paraId="269586B6" w14:textId="11D5ED26" w:rsidR="007A13C3" w:rsidRPr="000A2F8D" w:rsidRDefault="00A651CE" w:rsidP="00B36C01">
      <w:pPr>
        <w:jc w:val="center"/>
        <w:rPr>
          <w:i/>
          <w:iCs/>
          <w:sz w:val="24"/>
          <w:szCs w:val="24"/>
        </w:rPr>
      </w:pPr>
      <w:r w:rsidRPr="000A2F8D">
        <w:rPr>
          <w:i/>
          <w:iCs/>
          <w:sz w:val="24"/>
          <w:szCs w:val="24"/>
        </w:rPr>
        <w:t xml:space="preserve">Antoine VALETTE </w:t>
      </w:r>
      <w:r w:rsidR="0065720A" w:rsidRPr="000A2F8D">
        <w:rPr>
          <w:i/>
          <w:iCs/>
          <w:sz w:val="24"/>
          <w:szCs w:val="24"/>
        </w:rPr>
        <w:t>-</w:t>
      </w:r>
      <w:r w:rsidRPr="000A2F8D">
        <w:rPr>
          <w:i/>
          <w:iCs/>
          <w:sz w:val="24"/>
          <w:szCs w:val="24"/>
        </w:rPr>
        <w:t xml:space="preserve"> </w:t>
      </w:r>
      <w:r w:rsidR="0065720A" w:rsidRPr="000A2F8D">
        <w:rPr>
          <w:i/>
          <w:iCs/>
          <w:sz w:val="24"/>
          <w:szCs w:val="24"/>
        </w:rPr>
        <w:t>Leyla YUSUPJANOVA - Manon KOB</w:t>
      </w:r>
      <w:r w:rsidR="006959F9" w:rsidRPr="000A2F8D">
        <w:rPr>
          <w:i/>
          <w:iCs/>
          <w:sz w:val="24"/>
          <w:szCs w:val="24"/>
        </w:rPr>
        <w:t>SCH - Guillaume RAMIREZ</w:t>
      </w:r>
    </w:p>
    <w:p w14:paraId="6055EFF5" w14:textId="77777777" w:rsidR="00726083" w:rsidRDefault="00726083" w:rsidP="00706ED5"/>
    <w:p w14:paraId="745C3561" w14:textId="77777777" w:rsidR="00A07F70" w:rsidRDefault="00A07F70" w:rsidP="00706ED5"/>
    <w:p w14:paraId="0548BF3C" w14:textId="77777777" w:rsidR="00A07F70" w:rsidRDefault="00A07F70" w:rsidP="00706ED5"/>
    <w:p w14:paraId="363C6724" w14:textId="77777777" w:rsidR="00020650" w:rsidRDefault="00020650" w:rsidP="00706ED5">
      <w:pPr>
        <w:rPr>
          <w:bCs/>
        </w:rPr>
      </w:pPr>
    </w:p>
    <w:p w14:paraId="2A8E044A" w14:textId="77777777" w:rsidR="00020650" w:rsidRDefault="00020650" w:rsidP="00706ED5">
      <w:pPr>
        <w:rPr>
          <w:bCs/>
        </w:rPr>
      </w:pPr>
    </w:p>
    <w:p w14:paraId="4C7B85A6" w14:textId="77777777" w:rsidR="00020650" w:rsidRDefault="00020650" w:rsidP="00706ED5">
      <w:pPr>
        <w:rPr>
          <w:bCs/>
        </w:rPr>
      </w:pPr>
    </w:p>
    <w:p w14:paraId="1974D619" w14:textId="77777777" w:rsidR="00B80CD8" w:rsidRDefault="00B80CD8" w:rsidP="00706ED5">
      <w:pPr>
        <w:rPr>
          <w:bCs/>
        </w:rPr>
      </w:pPr>
    </w:p>
    <w:tbl>
      <w:tblPr>
        <w:tblStyle w:val="Grilledutableau"/>
        <w:tblpPr w:leftFromText="141" w:rightFromText="141" w:vertAnchor="text" w:tblpY="196"/>
        <w:tblW w:w="9209" w:type="dxa"/>
        <w:tblLook w:val="04A0" w:firstRow="1" w:lastRow="0" w:firstColumn="1" w:lastColumn="0" w:noHBand="0" w:noVBand="1"/>
      </w:tblPr>
      <w:tblGrid>
        <w:gridCol w:w="9209"/>
      </w:tblGrid>
      <w:tr w:rsidR="007F74CE" w:rsidRPr="004C2C3C" w14:paraId="78C238D4" w14:textId="77777777" w:rsidTr="007F74CE">
        <w:tc>
          <w:tcPr>
            <w:tcW w:w="9209" w:type="dxa"/>
            <w:shd w:val="clear" w:color="auto" w:fill="auto"/>
          </w:tcPr>
          <w:p w14:paraId="50ABF28C" w14:textId="77777777" w:rsidR="007F74CE" w:rsidRPr="00B5397E" w:rsidRDefault="007F74CE" w:rsidP="007F74CE"/>
          <w:p w14:paraId="6F84D03B" w14:textId="4BB74DE3" w:rsidR="007F74CE" w:rsidRPr="00B5397E" w:rsidRDefault="007F74CE" w:rsidP="007F74CE">
            <w:r w:rsidRPr="00B5397E">
              <w:t>Le projet vise à améliorer le suivi des processus ETL (</w:t>
            </w:r>
            <w:r w:rsidRPr="002C632E">
              <w:rPr>
                <w:i/>
                <w:iCs/>
              </w:rPr>
              <w:t>Extract, Transform, Load</w:t>
            </w:r>
            <w:r w:rsidRPr="00B5397E">
              <w:t xml:space="preserve">) pour garantir la fluidité des flux de données au profit des utilisateurs du Groupe Primever. Avec la montée en puissance </w:t>
            </w:r>
            <w:r w:rsidR="001E77B4">
              <w:t>de l’</w:t>
            </w:r>
            <w:r w:rsidR="00BB7289">
              <w:t>intelligence</w:t>
            </w:r>
            <w:r w:rsidRPr="00B5397E">
              <w:t xml:space="preserve"> artificielle (IA)</w:t>
            </w:r>
            <w:r>
              <w:t xml:space="preserve">, </w:t>
            </w:r>
            <w:r w:rsidRPr="00B5397E">
              <w:t xml:space="preserve">l’objectif est </w:t>
            </w:r>
            <w:r w:rsidR="001E77B4">
              <w:t xml:space="preserve">aussi </w:t>
            </w:r>
            <w:r w:rsidRPr="00B5397E">
              <w:t xml:space="preserve">d’intégrer ces </w:t>
            </w:r>
            <w:r w:rsidR="001E77B4">
              <w:t xml:space="preserve">nouvelles technologies </w:t>
            </w:r>
            <w:r w:rsidRPr="00B5397E">
              <w:t xml:space="preserve">pour renforcer le </w:t>
            </w:r>
            <w:r w:rsidRPr="00D04136">
              <w:rPr>
                <w:i/>
              </w:rPr>
              <w:t>monitoring</w:t>
            </w:r>
            <w:r w:rsidRPr="00B5397E">
              <w:t xml:space="preserve"> proactif et </w:t>
            </w:r>
            <w:r w:rsidR="00C02589">
              <w:t>améliorer la robustesse</w:t>
            </w:r>
            <w:r w:rsidRPr="00B5397E">
              <w:t xml:space="preserve"> les pipelines de données.</w:t>
            </w:r>
          </w:p>
          <w:p w14:paraId="55354C70" w14:textId="77777777" w:rsidR="007F74CE" w:rsidRPr="00147372" w:rsidRDefault="007F74CE" w:rsidP="007F74CE"/>
        </w:tc>
      </w:tr>
    </w:tbl>
    <w:p w14:paraId="4DAFC25B" w14:textId="77777777" w:rsidR="00B80CD8" w:rsidRDefault="00B80CD8" w:rsidP="00706ED5">
      <w:pPr>
        <w:rPr>
          <w:bCs/>
        </w:rPr>
      </w:pPr>
    </w:p>
    <w:p w14:paraId="63AE8D5C" w14:textId="77777777" w:rsidR="00B80CD8" w:rsidRPr="004C2C3C" w:rsidRDefault="00B80CD8" w:rsidP="00706ED5">
      <w:pPr>
        <w:rPr>
          <w:bCs/>
        </w:rPr>
      </w:pPr>
    </w:p>
    <w:p w14:paraId="3722DFFD" w14:textId="77777777" w:rsidR="00214E73" w:rsidRDefault="00214E73" w:rsidP="6FD92EC7"/>
    <w:p w14:paraId="31721041" w14:textId="67755EF2" w:rsidR="007F74CE" w:rsidRDefault="00EF1AE5" w:rsidP="00972707">
      <w:pPr>
        <w:jc w:val="center"/>
      </w:pPr>
      <w:r w:rsidRPr="004C2C3C">
        <w:rPr>
          <w:b/>
        </w:rPr>
        <w:t>Client :</w:t>
      </w:r>
      <w:r w:rsidR="00304C15" w:rsidRPr="004C2C3C">
        <w:rPr>
          <w:b/>
        </w:rPr>
        <w:t xml:space="preserve"> </w:t>
      </w:r>
      <w:r w:rsidR="00FB1A20" w:rsidRPr="00075953">
        <w:t>M. Balthazar MÉHUS</w:t>
      </w:r>
      <w:r w:rsidR="00075953">
        <w:t xml:space="preserve"> (</w:t>
      </w:r>
      <w:r w:rsidR="00CA1700">
        <w:t xml:space="preserve">Data Scientist </w:t>
      </w:r>
      <w:r w:rsidR="00830D6F">
        <w:t>–</w:t>
      </w:r>
      <w:r w:rsidR="00CA1700">
        <w:t xml:space="preserve"> </w:t>
      </w:r>
      <w:r w:rsidR="00E0386E">
        <w:t>Groupe Primever</w:t>
      </w:r>
      <w:r w:rsidR="00214E73">
        <w:t>)</w:t>
      </w:r>
    </w:p>
    <w:p w14:paraId="6A20BED6" w14:textId="77777777" w:rsidR="007F74CE" w:rsidRDefault="007F74CE" w:rsidP="00706ED5">
      <w:pPr>
        <w:pBdr>
          <w:bottom w:val="single" w:sz="6" w:space="1" w:color="auto"/>
        </w:pBdr>
      </w:pPr>
    </w:p>
    <w:p w14:paraId="27289DFA" w14:textId="77777777" w:rsidR="007F74CE" w:rsidRDefault="007F74CE" w:rsidP="00706ED5"/>
    <w:p w14:paraId="14F79DBE" w14:textId="6497FFED" w:rsidR="00AE3685" w:rsidRDefault="00FA156E" w:rsidP="00B80CD8">
      <w:pPr>
        <w:jc w:val="center"/>
      </w:pPr>
      <w:r>
        <w:t xml:space="preserve">Année académique </w:t>
      </w:r>
      <w:r w:rsidR="007204C5">
        <w:t>2024 - 2025</w:t>
      </w:r>
      <w:r w:rsidR="00AE3685">
        <w:br w:type="page"/>
      </w:r>
    </w:p>
    <w:p w14:paraId="3F09B6C6" w14:textId="6E9C9684" w:rsidR="006B1E63" w:rsidRPr="00BE14D0" w:rsidRDefault="0047314F" w:rsidP="00706ED5">
      <w:pPr>
        <w:rPr>
          <w:rFonts w:asciiTheme="majorHAnsi" w:hAnsiTheme="majorHAnsi"/>
          <w:color w:val="0F4761" w:themeColor="accent1" w:themeShade="BF"/>
          <w:sz w:val="32"/>
          <w:szCs w:val="32"/>
        </w:rPr>
      </w:pPr>
      <w:r w:rsidRPr="00BE14D0">
        <w:rPr>
          <w:rFonts w:asciiTheme="majorHAnsi" w:hAnsiTheme="majorHAnsi"/>
          <w:color w:val="0F4761" w:themeColor="accent1" w:themeShade="BF"/>
          <w:sz w:val="32"/>
          <w:szCs w:val="32"/>
        </w:rPr>
        <w:lastRenderedPageBreak/>
        <w:t>Sommaire</w:t>
      </w:r>
    </w:p>
    <w:p w14:paraId="0F697AC8" w14:textId="3B8A39B7" w:rsidR="00693FC2" w:rsidRDefault="00BE14D0">
      <w:pPr>
        <w:pStyle w:val="TM1"/>
        <w:tabs>
          <w:tab w:val="right" w:leader="dot" w:pos="9016"/>
        </w:tabs>
        <w:rPr>
          <w:rFonts w:eastAsiaTheme="minorEastAsia" w:cstheme="minorBidi"/>
          <w:noProof/>
          <w:kern w:val="2"/>
          <w:sz w:val="24"/>
          <w:szCs w:val="24"/>
          <w:lang w:eastAsia="fr-FR"/>
          <w14:ligatures w14:val="standardContextual"/>
        </w:rPr>
      </w:pPr>
      <w:r>
        <w:fldChar w:fldCharType="begin"/>
      </w:r>
      <w:r>
        <w:instrText xml:space="preserve"> TOC \o "1-1" \h \z \u </w:instrText>
      </w:r>
      <w:r>
        <w:fldChar w:fldCharType="separate"/>
      </w:r>
      <w:hyperlink w:anchor="_Toc184845338" w:history="1">
        <w:r w:rsidR="00693FC2" w:rsidRPr="00457829">
          <w:rPr>
            <w:rStyle w:val="Lienhypertexte"/>
            <w:noProof/>
          </w:rPr>
          <w:t>Fiche projet</w:t>
        </w:r>
        <w:r w:rsidR="00693FC2">
          <w:rPr>
            <w:noProof/>
            <w:webHidden/>
          </w:rPr>
          <w:tab/>
        </w:r>
        <w:r w:rsidR="00693FC2">
          <w:rPr>
            <w:noProof/>
            <w:webHidden/>
          </w:rPr>
          <w:fldChar w:fldCharType="begin"/>
        </w:r>
        <w:r w:rsidR="00693FC2">
          <w:rPr>
            <w:noProof/>
            <w:webHidden/>
          </w:rPr>
          <w:instrText xml:space="preserve"> PAGEREF _Toc184845338 \h </w:instrText>
        </w:r>
        <w:r w:rsidR="00693FC2">
          <w:rPr>
            <w:noProof/>
            <w:webHidden/>
          </w:rPr>
        </w:r>
        <w:r w:rsidR="00693FC2">
          <w:rPr>
            <w:noProof/>
            <w:webHidden/>
          </w:rPr>
          <w:fldChar w:fldCharType="separate"/>
        </w:r>
        <w:r w:rsidR="00ED07C5">
          <w:rPr>
            <w:noProof/>
            <w:webHidden/>
          </w:rPr>
          <w:t>3</w:t>
        </w:r>
        <w:r w:rsidR="00693FC2">
          <w:rPr>
            <w:noProof/>
            <w:webHidden/>
          </w:rPr>
          <w:fldChar w:fldCharType="end"/>
        </w:r>
      </w:hyperlink>
    </w:p>
    <w:p w14:paraId="5C97F883" w14:textId="549E6276"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39" w:history="1">
        <w:r w:rsidRPr="00457829">
          <w:rPr>
            <w:rStyle w:val="Lienhypertexte"/>
            <w:noProof/>
          </w:rPr>
          <w:t>1.</w:t>
        </w:r>
        <w:r>
          <w:rPr>
            <w:rFonts w:eastAsiaTheme="minorEastAsia" w:cstheme="minorBidi"/>
            <w:noProof/>
            <w:kern w:val="2"/>
            <w:sz w:val="24"/>
            <w:szCs w:val="24"/>
            <w:lang w:eastAsia="fr-FR"/>
            <w14:ligatures w14:val="standardContextual"/>
          </w:rPr>
          <w:tab/>
        </w:r>
        <w:r w:rsidRPr="00457829">
          <w:rPr>
            <w:rStyle w:val="Lienhypertexte"/>
            <w:noProof/>
          </w:rPr>
          <w:t>Introduction</w:t>
        </w:r>
        <w:r>
          <w:rPr>
            <w:noProof/>
            <w:webHidden/>
          </w:rPr>
          <w:tab/>
        </w:r>
        <w:r>
          <w:rPr>
            <w:noProof/>
            <w:webHidden/>
          </w:rPr>
          <w:fldChar w:fldCharType="begin"/>
        </w:r>
        <w:r>
          <w:rPr>
            <w:noProof/>
            <w:webHidden/>
          </w:rPr>
          <w:instrText xml:space="preserve"> PAGEREF _Toc184845339 \h </w:instrText>
        </w:r>
        <w:r>
          <w:rPr>
            <w:noProof/>
            <w:webHidden/>
          </w:rPr>
        </w:r>
        <w:r>
          <w:rPr>
            <w:noProof/>
            <w:webHidden/>
          </w:rPr>
          <w:fldChar w:fldCharType="separate"/>
        </w:r>
        <w:r w:rsidR="00ED07C5">
          <w:rPr>
            <w:noProof/>
            <w:webHidden/>
          </w:rPr>
          <w:t>5</w:t>
        </w:r>
        <w:r>
          <w:rPr>
            <w:noProof/>
            <w:webHidden/>
          </w:rPr>
          <w:fldChar w:fldCharType="end"/>
        </w:r>
      </w:hyperlink>
    </w:p>
    <w:p w14:paraId="4D2599B9" w14:textId="7B8E7B21"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0" w:history="1">
        <w:r w:rsidRPr="00457829">
          <w:rPr>
            <w:rStyle w:val="Lienhypertexte"/>
            <w:noProof/>
          </w:rPr>
          <w:t>2.</w:t>
        </w:r>
        <w:r>
          <w:rPr>
            <w:rFonts w:eastAsiaTheme="minorEastAsia" w:cstheme="minorBidi"/>
            <w:noProof/>
            <w:kern w:val="2"/>
            <w:sz w:val="24"/>
            <w:szCs w:val="24"/>
            <w:lang w:eastAsia="fr-FR"/>
            <w14:ligatures w14:val="standardContextual"/>
          </w:rPr>
          <w:tab/>
        </w:r>
        <w:r w:rsidRPr="00457829">
          <w:rPr>
            <w:rStyle w:val="Lienhypertexte"/>
            <w:noProof/>
          </w:rPr>
          <w:t>Contexte &amp; Présentation de l’entreprise</w:t>
        </w:r>
        <w:r>
          <w:rPr>
            <w:noProof/>
            <w:webHidden/>
          </w:rPr>
          <w:tab/>
        </w:r>
        <w:r>
          <w:rPr>
            <w:noProof/>
            <w:webHidden/>
          </w:rPr>
          <w:fldChar w:fldCharType="begin"/>
        </w:r>
        <w:r>
          <w:rPr>
            <w:noProof/>
            <w:webHidden/>
          </w:rPr>
          <w:instrText xml:space="preserve"> PAGEREF _Toc184845340 \h </w:instrText>
        </w:r>
        <w:r>
          <w:rPr>
            <w:noProof/>
            <w:webHidden/>
          </w:rPr>
        </w:r>
        <w:r>
          <w:rPr>
            <w:noProof/>
            <w:webHidden/>
          </w:rPr>
          <w:fldChar w:fldCharType="separate"/>
        </w:r>
        <w:r w:rsidR="00ED07C5">
          <w:rPr>
            <w:noProof/>
            <w:webHidden/>
          </w:rPr>
          <w:t>6</w:t>
        </w:r>
        <w:r>
          <w:rPr>
            <w:noProof/>
            <w:webHidden/>
          </w:rPr>
          <w:fldChar w:fldCharType="end"/>
        </w:r>
      </w:hyperlink>
    </w:p>
    <w:p w14:paraId="368729C5" w14:textId="100DCAC3"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1" w:history="1">
        <w:r w:rsidRPr="00457829">
          <w:rPr>
            <w:rStyle w:val="Lienhypertexte"/>
            <w:noProof/>
          </w:rPr>
          <w:t>3.</w:t>
        </w:r>
        <w:r>
          <w:rPr>
            <w:rFonts w:eastAsiaTheme="minorEastAsia" w:cstheme="minorBidi"/>
            <w:noProof/>
            <w:kern w:val="2"/>
            <w:sz w:val="24"/>
            <w:szCs w:val="24"/>
            <w:lang w:eastAsia="fr-FR"/>
            <w14:ligatures w14:val="standardContextual"/>
          </w:rPr>
          <w:tab/>
        </w:r>
        <w:r w:rsidRPr="00457829">
          <w:rPr>
            <w:rStyle w:val="Lienhypertexte"/>
            <w:noProof/>
          </w:rPr>
          <w:t>Points clés et choix techniques</w:t>
        </w:r>
        <w:r>
          <w:rPr>
            <w:noProof/>
            <w:webHidden/>
          </w:rPr>
          <w:tab/>
        </w:r>
        <w:r>
          <w:rPr>
            <w:noProof/>
            <w:webHidden/>
          </w:rPr>
          <w:fldChar w:fldCharType="begin"/>
        </w:r>
        <w:r>
          <w:rPr>
            <w:noProof/>
            <w:webHidden/>
          </w:rPr>
          <w:instrText xml:space="preserve"> PAGEREF _Toc184845341 \h </w:instrText>
        </w:r>
        <w:r>
          <w:rPr>
            <w:noProof/>
            <w:webHidden/>
          </w:rPr>
        </w:r>
        <w:r>
          <w:rPr>
            <w:noProof/>
            <w:webHidden/>
          </w:rPr>
          <w:fldChar w:fldCharType="separate"/>
        </w:r>
        <w:r w:rsidR="00ED07C5">
          <w:rPr>
            <w:noProof/>
            <w:webHidden/>
          </w:rPr>
          <w:t>7</w:t>
        </w:r>
        <w:r>
          <w:rPr>
            <w:noProof/>
            <w:webHidden/>
          </w:rPr>
          <w:fldChar w:fldCharType="end"/>
        </w:r>
      </w:hyperlink>
    </w:p>
    <w:p w14:paraId="7A5A430E" w14:textId="32BE5AAD"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2" w:history="1">
        <w:r w:rsidRPr="00457829">
          <w:rPr>
            <w:rStyle w:val="Lienhypertexte"/>
            <w:noProof/>
          </w:rPr>
          <w:t>4.</w:t>
        </w:r>
        <w:r>
          <w:rPr>
            <w:rFonts w:eastAsiaTheme="minorEastAsia" w:cstheme="minorBidi"/>
            <w:noProof/>
            <w:kern w:val="2"/>
            <w:sz w:val="24"/>
            <w:szCs w:val="24"/>
            <w:lang w:eastAsia="fr-FR"/>
            <w14:ligatures w14:val="standardContextual"/>
          </w:rPr>
          <w:tab/>
        </w:r>
        <w:r w:rsidRPr="00457829">
          <w:rPr>
            <w:rStyle w:val="Lienhypertexte"/>
            <w:noProof/>
          </w:rPr>
          <w:t>Environnement de travail (matériel et logiciel)</w:t>
        </w:r>
        <w:r>
          <w:rPr>
            <w:noProof/>
            <w:webHidden/>
          </w:rPr>
          <w:tab/>
        </w:r>
        <w:r>
          <w:rPr>
            <w:noProof/>
            <w:webHidden/>
          </w:rPr>
          <w:fldChar w:fldCharType="begin"/>
        </w:r>
        <w:r>
          <w:rPr>
            <w:noProof/>
            <w:webHidden/>
          </w:rPr>
          <w:instrText xml:space="preserve"> PAGEREF _Toc184845342 \h </w:instrText>
        </w:r>
        <w:r>
          <w:rPr>
            <w:noProof/>
            <w:webHidden/>
          </w:rPr>
        </w:r>
        <w:r>
          <w:rPr>
            <w:noProof/>
            <w:webHidden/>
          </w:rPr>
          <w:fldChar w:fldCharType="separate"/>
        </w:r>
        <w:r w:rsidR="00ED07C5">
          <w:rPr>
            <w:noProof/>
            <w:webHidden/>
          </w:rPr>
          <w:t>9</w:t>
        </w:r>
        <w:r>
          <w:rPr>
            <w:noProof/>
            <w:webHidden/>
          </w:rPr>
          <w:fldChar w:fldCharType="end"/>
        </w:r>
      </w:hyperlink>
    </w:p>
    <w:p w14:paraId="73CB5DC7" w14:textId="3BC7B4CE"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3" w:history="1">
        <w:r w:rsidRPr="00457829">
          <w:rPr>
            <w:rStyle w:val="Lienhypertexte"/>
            <w:noProof/>
          </w:rPr>
          <w:t>5.</w:t>
        </w:r>
        <w:r>
          <w:rPr>
            <w:rFonts w:eastAsiaTheme="minorEastAsia" w:cstheme="minorBidi"/>
            <w:noProof/>
            <w:kern w:val="2"/>
            <w:sz w:val="24"/>
            <w:szCs w:val="24"/>
            <w:lang w:eastAsia="fr-FR"/>
            <w14:ligatures w14:val="standardContextual"/>
          </w:rPr>
          <w:tab/>
        </w:r>
        <w:r w:rsidRPr="00457829">
          <w:rPr>
            <w:rStyle w:val="Lienhypertexte"/>
            <w:noProof/>
          </w:rPr>
          <w:t>Organisation</w:t>
        </w:r>
        <w:r>
          <w:rPr>
            <w:noProof/>
            <w:webHidden/>
          </w:rPr>
          <w:tab/>
        </w:r>
        <w:r>
          <w:rPr>
            <w:noProof/>
            <w:webHidden/>
          </w:rPr>
          <w:fldChar w:fldCharType="begin"/>
        </w:r>
        <w:r>
          <w:rPr>
            <w:noProof/>
            <w:webHidden/>
          </w:rPr>
          <w:instrText xml:space="preserve"> PAGEREF _Toc184845343 \h </w:instrText>
        </w:r>
        <w:r>
          <w:rPr>
            <w:noProof/>
            <w:webHidden/>
          </w:rPr>
        </w:r>
        <w:r>
          <w:rPr>
            <w:noProof/>
            <w:webHidden/>
          </w:rPr>
          <w:fldChar w:fldCharType="separate"/>
        </w:r>
        <w:r w:rsidR="00ED07C5">
          <w:rPr>
            <w:noProof/>
            <w:webHidden/>
          </w:rPr>
          <w:t>10</w:t>
        </w:r>
        <w:r>
          <w:rPr>
            <w:noProof/>
            <w:webHidden/>
          </w:rPr>
          <w:fldChar w:fldCharType="end"/>
        </w:r>
      </w:hyperlink>
    </w:p>
    <w:p w14:paraId="5BD9987F" w14:textId="22457351"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4" w:history="1">
        <w:r w:rsidRPr="00457829">
          <w:rPr>
            <w:rStyle w:val="Lienhypertexte"/>
            <w:noProof/>
          </w:rPr>
          <w:t>6.</w:t>
        </w:r>
        <w:r>
          <w:rPr>
            <w:rFonts w:eastAsiaTheme="minorEastAsia" w:cstheme="minorBidi"/>
            <w:noProof/>
            <w:kern w:val="2"/>
            <w:sz w:val="24"/>
            <w:szCs w:val="24"/>
            <w:lang w:eastAsia="fr-FR"/>
            <w14:ligatures w14:val="standardContextual"/>
          </w:rPr>
          <w:tab/>
        </w:r>
        <w:r w:rsidRPr="00457829">
          <w:rPr>
            <w:rStyle w:val="Lienhypertexte"/>
            <w:noProof/>
          </w:rPr>
          <w:t>Identification des livrables et aperçu de leurs contenus</w:t>
        </w:r>
        <w:r>
          <w:rPr>
            <w:noProof/>
            <w:webHidden/>
          </w:rPr>
          <w:tab/>
        </w:r>
        <w:r>
          <w:rPr>
            <w:noProof/>
            <w:webHidden/>
          </w:rPr>
          <w:fldChar w:fldCharType="begin"/>
        </w:r>
        <w:r>
          <w:rPr>
            <w:noProof/>
            <w:webHidden/>
          </w:rPr>
          <w:instrText xml:space="preserve"> PAGEREF _Toc184845344 \h </w:instrText>
        </w:r>
        <w:r>
          <w:rPr>
            <w:noProof/>
            <w:webHidden/>
          </w:rPr>
        </w:r>
        <w:r>
          <w:rPr>
            <w:noProof/>
            <w:webHidden/>
          </w:rPr>
          <w:fldChar w:fldCharType="separate"/>
        </w:r>
        <w:r w:rsidR="00ED07C5">
          <w:rPr>
            <w:noProof/>
            <w:webHidden/>
          </w:rPr>
          <w:t>12</w:t>
        </w:r>
        <w:r>
          <w:rPr>
            <w:noProof/>
            <w:webHidden/>
          </w:rPr>
          <w:fldChar w:fldCharType="end"/>
        </w:r>
      </w:hyperlink>
    </w:p>
    <w:p w14:paraId="45BC2E0E" w14:textId="2016A531"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5" w:history="1">
        <w:r w:rsidRPr="00457829">
          <w:rPr>
            <w:rStyle w:val="Lienhypertexte"/>
            <w:noProof/>
          </w:rPr>
          <w:t>7.</w:t>
        </w:r>
        <w:r>
          <w:rPr>
            <w:rFonts w:eastAsiaTheme="minorEastAsia" w:cstheme="minorBidi"/>
            <w:noProof/>
            <w:kern w:val="2"/>
            <w:sz w:val="24"/>
            <w:szCs w:val="24"/>
            <w:lang w:eastAsia="fr-FR"/>
            <w14:ligatures w14:val="standardContextual"/>
          </w:rPr>
          <w:tab/>
        </w:r>
        <w:r w:rsidRPr="00457829">
          <w:rPr>
            <w:rStyle w:val="Lienhypertexte"/>
            <w:noProof/>
          </w:rPr>
          <w:t>Problèmes rencontrés &amp; solutions</w:t>
        </w:r>
        <w:r>
          <w:rPr>
            <w:noProof/>
            <w:webHidden/>
          </w:rPr>
          <w:tab/>
        </w:r>
        <w:r>
          <w:rPr>
            <w:noProof/>
            <w:webHidden/>
          </w:rPr>
          <w:fldChar w:fldCharType="begin"/>
        </w:r>
        <w:r>
          <w:rPr>
            <w:noProof/>
            <w:webHidden/>
          </w:rPr>
          <w:instrText xml:space="preserve"> PAGEREF _Toc184845345 \h </w:instrText>
        </w:r>
        <w:r>
          <w:rPr>
            <w:noProof/>
            <w:webHidden/>
          </w:rPr>
        </w:r>
        <w:r>
          <w:rPr>
            <w:noProof/>
            <w:webHidden/>
          </w:rPr>
          <w:fldChar w:fldCharType="separate"/>
        </w:r>
        <w:r w:rsidR="00ED07C5">
          <w:rPr>
            <w:noProof/>
            <w:webHidden/>
          </w:rPr>
          <w:t>18</w:t>
        </w:r>
        <w:r>
          <w:rPr>
            <w:noProof/>
            <w:webHidden/>
          </w:rPr>
          <w:fldChar w:fldCharType="end"/>
        </w:r>
      </w:hyperlink>
    </w:p>
    <w:p w14:paraId="5F3FBAD5" w14:textId="74A1C786"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6" w:history="1">
        <w:r w:rsidRPr="00457829">
          <w:rPr>
            <w:rStyle w:val="Lienhypertexte"/>
            <w:noProof/>
          </w:rPr>
          <w:t>8.</w:t>
        </w:r>
        <w:r>
          <w:rPr>
            <w:rFonts w:eastAsiaTheme="minorEastAsia" w:cstheme="minorBidi"/>
            <w:noProof/>
            <w:kern w:val="2"/>
            <w:sz w:val="24"/>
            <w:szCs w:val="24"/>
            <w:lang w:eastAsia="fr-FR"/>
            <w14:ligatures w14:val="standardContextual"/>
          </w:rPr>
          <w:tab/>
        </w:r>
        <w:r w:rsidRPr="00457829">
          <w:rPr>
            <w:rStyle w:val="Lienhypertexte"/>
            <w:noProof/>
          </w:rPr>
          <w:t>Analyse des risques</w:t>
        </w:r>
        <w:r>
          <w:rPr>
            <w:noProof/>
            <w:webHidden/>
          </w:rPr>
          <w:tab/>
        </w:r>
        <w:r>
          <w:rPr>
            <w:noProof/>
            <w:webHidden/>
          </w:rPr>
          <w:fldChar w:fldCharType="begin"/>
        </w:r>
        <w:r>
          <w:rPr>
            <w:noProof/>
            <w:webHidden/>
          </w:rPr>
          <w:instrText xml:space="preserve"> PAGEREF _Toc184845346 \h </w:instrText>
        </w:r>
        <w:r>
          <w:rPr>
            <w:noProof/>
            <w:webHidden/>
          </w:rPr>
        </w:r>
        <w:r>
          <w:rPr>
            <w:noProof/>
            <w:webHidden/>
          </w:rPr>
          <w:fldChar w:fldCharType="separate"/>
        </w:r>
        <w:r w:rsidR="00ED07C5">
          <w:rPr>
            <w:noProof/>
            <w:webHidden/>
          </w:rPr>
          <w:t>19</w:t>
        </w:r>
        <w:r>
          <w:rPr>
            <w:noProof/>
            <w:webHidden/>
          </w:rPr>
          <w:fldChar w:fldCharType="end"/>
        </w:r>
      </w:hyperlink>
    </w:p>
    <w:p w14:paraId="2AEF5EDD" w14:textId="5A51FBE6" w:rsidR="00693FC2" w:rsidRDefault="00693FC2">
      <w:pPr>
        <w:pStyle w:val="TM1"/>
        <w:tabs>
          <w:tab w:val="left" w:pos="440"/>
          <w:tab w:val="right" w:leader="dot" w:pos="9016"/>
        </w:tabs>
        <w:rPr>
          <w:rFonts w:eastAsiaTheme="minorEastAsia" w:cstheme="minorBidi"/>
          <w:noProof/>
          <w:kern w:val="2"/>
          <w:sz w:val="24"/>
          <w:szCs w:val="24"/>
          <w:lang w:eastAsia="fr-FR"/>
          <w14:ligatures w14:val="standardContextual"/>
        </w:rPr>
      </w:pPr>
      <w:hyperlink w:anchor="_Toc184845347" w:history="1">
        <w:r w:rsidRPr="00457829">
          <w:rPr>
            <w:rStyle w:val="Lienhypertexte"/>
            <w:noProof/>
          </w:rPr>
          <w:t>9.</w:t>
        </w:r>
        <w:r>
          <w:rPr>
            <w:rFonts w:eastAsiaTheme="minorEastAsia" w:cstheme="minorBidi"/>
            <w:noProof/>
            <w:kern w:val="2"/>
            <w:sz w:val="24"/>
            <w:szCs w:val="24"/>
            <w:lang w:eastAsia="fr-FR"/>
            <w14:ligatures w14:val="standardContextual"/>
          </w:rPr>
          <w:tab/>
        </w:r>
        <w:r w:rsidRPr="00457829">
          <w:rPr>
            <w:rStyle w:val="Lienhypertexte"/>
            <w:noProof/>
          </w:rPr>
          <w:t>Conclusion</w:t>
        </w:r>
        <w:r>
          <w:rPr>
            <w:noProof/>
            <w:webHidden/>
          </w:rPr>
          <w:tab/>
        </w:r>
        <w:r>
          <w:rPr>
            <w:noProof/>
            <w:webHidden/>
          </w:rPr>
          <w:fldChar w:fldCharType="begin"/>
        </w:r>
        <w:r>
          <w:rPr>
            <w:noProof/>
            <w:webHidden/>
          </w:rPr>
          <w:instrText xml:space="preserve"> PAGEREF _Toc184845347 \h </w:instrText>
        </w:r>
        <w:r>
          <w:rPr>
            <w:noProof/>
            <w:webHidden/>
          </w:rPr>
        </w:r>
        <w:r>
          <w:rPr>
            <w:noProof/>
            <w:webHidden/>
          </w:rPr>
          <w:fldChar w:fldCharType="separate"/>
        </w:r>
        <w:r w:rsidR="00ED07C5">
          <w:rPr>
            <w:noProof/>
            <w:webHidden/>
          </w:rPr>
          <w:t>21</w:t>
        </w:r>
        <w:r>
          <w:rPr>
            <w:noProof/>
            <w:webHidden/>
          </w:rPr>
          <w:fldChar w:fldCharType="end"/>
        </w:r>
      </w:hyperlink>
    </w:p>
    <w:p w14:paraId="3C1703D3" w14:textId="3AF90695" w:rsidR="00693FC2" w:rsidRDefault="00693FC2">
      <w:pPr>
        <w:pStyle w:val="TM1"/>
        <w:tabs>
          <w:tab w:val="left" w:pos="660"/>
          <w:tab w:val="right" w:leader="dot" w:pos="9016"/>
        </w:tabs>
        <w:rPr>
          <w:rFonts w:eastAsiaTheme="minorEastAsia" w:cstheme="minorBidi"/>
          <w:noProof/>
          <w:kern w:val="2"/>
          <w:sz w:val="24"/>
          <w:szCs w:val="24"/>
          <w:lang w:eastAsia="fr-FR"/>
          <w14:ligatures w14:val="standardContextual"/>
        </w:rPr>
      </w:pPr>
      <w:hyperlink w:anchor="_Toc184845348" w:history="1">
        <w:r w:rsidRPr="00457829">
          <w:rPr>
            <w:rStyle w:val="Lienhypertexte"/>
            <w:noProof/>
          </w:rPr>
          <w:t>10.</w:t>
        </w:r>
        <w:r>
          <w:rPr>
            <w:rFonts w:eastAsiaTheme="minorEastAsia" w:cstheme="minorBidi"/>
            <w:noProof/>
            <w:kern w:val="2"/>
            <w:sz w:val="24"/>
            <w:szCs w:val="24"/>
            <w:lang w:eastAsia="fr-FR"/>
            <w14:ligatures w14:val="standardContextual"/>
          </w:rPr>
          <w:tab/>
        </w:r>
        <w:r w:rsidRPr="00457829">
          <w:rPr>
            <w:rStyle w:val="Lienhypertexte"/>
            <w:noProof/>
          </w:rPr>
          <w:t>Table des figures</w:t>
        </w:r>
        <w:r>
          <w:rPr>
            <w:noProof/>
            <w:webHidden/>
          </w:rPr>
          <w:tab/>
        </w:r>
        <w:r>
          <w:rPr>
            <w:noProof/>
            <w:webHidden/>
          </w:rPr>
          <w:fldChar w:fldCharType="begin"/>
        </w:r>
        <w:r>
          <w:rPr>
            <w:noProof/>
            <w:webHidden/>
          </w:rPr>
          <w:instrText xml:space="preserve"> PAGEREF _Toc184845348 \h </w:instrText>
        </w:r>
        <w:r>
          <w:rPr>
            <w:noProof/>
            <w:webHidden/>
          </w:rPr>
        </w:r>
        <w:r>
          <w:rPr>
            <w:noProof/>
            <w:webHidden/>
          </w:rPr>
          <w:fldChar w:fldCharType="separate"/>
        </w:r>
        <w:r w:rsidR="00ED07C5">
          <w:rPr>
            <w:noProof/>
            <w:webHidden/>
          </w:rPr>
          <w:t>22</w:t>
        </w:r>
        <w:r>
          <w:rPr>
            <w:noProof/>
            <w:webHidden/>
          </w:rPr>
          <w:fldChar w:fldCharType="end"/>
        </w:r>
      </w:hyperlink>
    </w:p>
    <w:p w14:paraId="59FA90B0" w14:textId="50618D5A" w:rsidR="00693FC2" w:rsidRDefault="00693FC2">
      <w:pPr>
        <w:pStyle w:val="TM1"/>
        <w:tabs>
          <w:tab w:val="left" w:pos="660"/>
          <w:tab w:val="right" w:leader="dot" w:pos="9016"/>
        </w:tabs>
        <w:rPr>
          <w:rFonts w:eastAsiaTheme="minorEastAsia" w:cstheme="minorBidi"/>
          <w:noProof/>
          <w:kern w:val="2"/>
          <w:sz w:val="24"/>
          <w:szCs w:val="24"/>
          <w:lang w:eastAsia="fr-FR"/>
          <w14:ligatures w14:val="standardContextual"/>
        </w:rPr>
      </w:pPr>
      <w:hyperlink w:anchor="_Toc184845349" w:history="1">
        <w:r w:rsidRPr="00457829">
          <w:rPr>
            <w:rStyle w:val="Lienhypertexte"/>
            <w:noProof/>
          </w:rPr>
          <w:t>11.</w:t>
        </w:r>
        <w:r>
          <w:rPr>
            <w:rFonts w:eastAsiaTheme="minorEastAsia" w:cstheme="minorBidi"/>
            <w:noProof/>
            <w:kern w:val="2"/>
            <w:sz w:val="24"/>
            <w:szCs w:val="24"/>
            <w:lang w:eastAsia="fr-FR"/>
            <w14:ligatures w14:val="standardContextual"/>
          </w:rPr>
          <w:tab/>
        </w:r>
        <w:r w:rsidRPr="00457829">
          <w:rPr>
            <w:rStyle w:val="Lienhypertexte"/>
            <w:noProof/>
          </w:rPr>
          <w:t>Références bibliographiques</w:t>
        </w:r>
        <w:r>
          <w:rPr>
            <w:noProof/>
            <w:webHidden/>
          </w:rPr>
          <w:tab/>
        </w:r>
        <w:r>
          <w:rPr>
            <w:noProof/>
            <w:webHidden/>
          </w:rPr>
          <w:fldChar w:fldCharType="begin"/>
        </w:r>
        <w:r>
          <w:rPr>
            <w:noProof/>
            <w:webHidden/>
          </w:rPr>
          <w:instrText xml:space="preserve"> PAGEREF _Toc184845349 \h </w:instrText>
        </w:r>
        <w:r>
          <w:rPr>
            <w:noProof/>
            <w:webHidden/>
          </w:rPr>
        </w:r>
        <w:r>
          <w:rPr>
            <w:noProof/>
            <w:webHidden/>
          </w:rPr>
          <w:fldChar w:fldCharType="separate"/>
        </w:r>
        <w:r w:rsidR="00ED07C5">
          <w:rPr>
            <w:noProof/>
            <w:webHidden/>
          </w:rPr>
          <w:t>23</w:t>
        </w:r>
        <w:r>
          <w:rPr>
            <w:noProof/>
            <w:webHidden/>
          </w:rPr>
          <w:fldChar w:fldCharType="end"/>
        </w:r>
      </w:hyperlink>
    </w:p>
    <w:p w14:paraId="06EFA4BD" w14:textId="7C8DA45F" w:rsidR="7CE17355" w:rsidRPr="004C2C3C" w:rsidRDefault="00BE14D0" w:rsidP="7CE17355">
      <w:r>
        <w:fldChar w:fldCharType="end"/>
      </w:r>
    </w:p>
    <w:p w14:paraId="39DA3804" w14:textId="77777777" w:rsidR="00BE14D0" w:rsidRDefault="00BE14D0" w:rsidP="00706ED5"/>
    <w:p w14:paraId="594F939A" w14:textId="1C92E57F" w:rsidR="7CE17355" w:rsidRPr="004C2C3C" w:rsidRDefault="7CE17355">
      <w:r w:rsidRPr="004C2C3C">
        <w:br w:type="page"/>
      </w:r>
    </w:p>
    <w:p w14:paraId="0796A6B9" w14:textId="7F20A2B6" w:rsidR="00DB5D20" w:rsidRPr="004C2C3C" w:rsidRDefault="004D6F7B" w:rsidP="00B0136A">
      <w:pPr>
        <w:pStyle w:val="Titre1"/>
        <w:numPr>
          <w:ilvl w:val="0"/>
          <w:numId w:val="0"/>
        </w:numPr>
        <w:ind w:left="432" w:hanging="432"/>
      </w:pPr>
      <w:bookmarkStart w:id="0" w:name="_Toc184567629"/>
      <w:bookmarkStart w:id="1" w:name="_Toc184661125"/>
      <w:bookmarkStart w:id="2" w:name="_Toc184845338"/>
      <w:r w:rsidRPr="00DB5D20">
        <w:rPr>
          <w:noProof/>
        </w:rPr>
        <w:lastRenderedPageBreak/>
        <w:drawing>
          <wp:anchor distT="0" distB="0" distL="114300" distR="114300" simplePos="0" relativeHeight="251658246" behindDoc="0" locked="0" layoutInCell="1" allowOverlap="1" wp14:anchorId="0F06B41E" wp14:editId="13FFBD57">
            <wp:simplePos x="0" y="0"/>
            <wp:positionH relativeFrom="column">
              <wp:posOffset>-564776</wp:posOffset>
            </wp:positionH>
            <wp:positionV relativeFrom="paragraph">
              <wp:posOffset>13230</wp:posOffset>
            </wp:positionV>
            <wp:extent cx="6680835" cy="8908259"/>
            <wp:effectExtent l="12700" t="12700" r="12065" b="7620"/>
            <wp:wrapTopAndBottom/>
            <wp:docPr id="1469364704"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4704" name="Image 1" descr="Une image contenant texte, capture d’écran, Police, document&#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6693240" cy="8924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5E468461" w:rsidRPr="004C2C3C">
        <w:t>F</w:t>
      </w:r>
      <w:r w:rsidR="0A91CCCA" w:rsidRPr="004C2C3C">
        <w:t>iche projet</w:t>
      </w:r>
      <w:bookmarkEnd w:id="0"/>
      <w:bookmarkEnd w:id="1"/>
      <w:bookmarkEnd w:id="2"/>
      <w:r w:rsidR="00DB5D20" w:rsidRPr="004C2C3C">
        <w:br w:type="page"/>
      </w:r>
    </w:p>
    <w:p w14:paraId="6A4EB07B" w14:textId="7A8B7BA9" w:rsidR="7CE17355" w:rsidRPr="004C2C3C" w:rsidRDefault="00C4652D" w:rsidP="7CE17355">
      <w:r w:rsidRPr="00C4652D">
        <w:rPr>
          <w:noProof/>
        </w:rPr>
        <w:lastRenderedPageBreak/>
        <w:drawing>
          <wp:anchor distT="0" distB="0" distL="114300" distR="114300" simplePos="0" relativeHeight="251658245" behindDoc="0" locked="0" layoutInCell="1" allowOverlap="1" wp14:anchorId="0FEC1A3F" wp14:editId="02A55C4E">
            <wp:simplePos x="0" y="0"/>
            <wp:positionH relativeFrom="column">
              <wp:posOffset>-502546</wp:posOffset>
            </wp:positionH>
            <wp:positionV relativeFrom="paragraph">
              <wp:posOffset>12878</wp:posOffset>
            </wp:positionV>
            <wp:extent cx="6643971" cy="8858873"/>
            <wp:effectExtent l="12700" t="12700" r="11430" b="6350"/>
            <wp:wrapTopAndBottom/>
            <wp:docPr id="1501027773"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7773" name="Image 1" descr="Une image contenant texte, capture d’écran, Police, documen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6643971" cy="8858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552289" w14:textId="5BCF0D19" w:rsidR="00BC33D3" w:rsidRPr="004C2C3C" w:rsidRDefault="0A91CCCA" w:rsidP="00B0136A">
      <w:pPr>
        <w:pStyle w:val="Titre1"/>
        <w:numPr>
          <w:ilvl w:val="0"/>
          <w:numId w:val="33"/>
        </w:numPr>
      </w:pPr>
      <w:bookmarkStart w:id="3" w:name="_Toc184567630"/>
      <w:bookmarkStart w:id="4" w:name="_Toc184661126"/>
      <w:bookmarkStart w:id="5" w:name="_Toc184845339"/>
      <w:r w:rsidRPr="004C2C3C">
        <w:lastRenderedPageBreak/>
        <w:t>Introduction</w:t>
      </w:r>
      <w:bookmarkEnd w:id="3"/>
      <w:bookmarkEnd w:id="4"/>
      <w:bookmarkEnd w:id="5"/>
    </w:p>
    <w:p w14:paraId="3E97FAA8" w14:textId="77777777" w:rsidR="00E14CF2" w:rsidRDefault="00B136B5" w:rsidP="00B136B5">
      <w:r>
        <w:t xml:space="preserve">A l’ère du </w:t>
      </w:r>
      <w:r w:rsidRPr="00782C11">
        <w:rPr>
          <w:i/>
          <w:iCs/>
        </w:rPr>
        <w:t>Big Data</w:t>
      </w:r>
      <w:r w:rsidRPr="0087532C">
        <w:t>, l</w:t>
      </w:r>
      <w:r>
        <w:t>a</w:t>
      </w:r>
      <w:r w:rsidRPr="0087532C">
        <w:t xml:space="preserve"> donnée</w:t>
      </w:r>
      <w:r>
        <w:t xml:space="preserve"> devient de plus en plus centrale à l’ensemble des processus de gestion et de pilotage de l’entreprise. </w:t>
      </w:r>
      <w:r w:rsidRPr="0087532C">
        <w:t xml:space="preserve"> </w:t>
      </w:r>
      <w:r w:rsidR="00E30D97">
        <w:t>Il devient donc primordial d</w:t>
      </w:r>
      <w:r w:rsidR="005F2A62">
        <w:t>’améliorer l’accessibilité et la facilité d’utilisation des</w:t>
      </w:r>
      <w:r w:rsidR="00E30D97">
        <w:t xml:space="preserve"> données pour </w:t>
      </w:r>
      <w:r w:rsidR="005F2A62">
        <w:t>les différents services interne</w:t>
      </w:r>
      <w:r w:rsidR="00DA2372">
        <w:t xml:space="preserve">. </w:t>
      </w:r>
      <w:r w:rsidR="00E30D97">
        <w:t xml:space="preserve">En conséquence, il en découle </w:t>
      </w:r>
      <w:r>
        <w:t xml:space="preserve">de forts enjeux autour des processus d’acquisition, de transformation et de </w:t>
      </w:r>
      <w:r w:rsidR="00F86543">
        <w:t>mise à disposition</w:t>
      </w:r>
      <w:r>
        <w:t xml:space="preserve"> des donnée</w:t>
      </w:r>
      <w:r w:rsidR="00E14CF2">
        <w:t xml:space="preserve">s. </w:t>
      </w:r>
    </w:p>
    <w:p w14:paraId="7FB5988B" w14:textId="0AC7B5A5" w:rsidR="005369B9" w:rsidRDefault="00B136B5" w:rsidP="00B136B5">
      <w:r>
        <w:t>Ces</w:t>
      </w:r>
      <w:r w:rsidRPr="0087532C">
        <w:t> processus</w:t>
      </w:r>
      <w:r>
        <w:t>, communément appelés</w:t>
      </w:r>
      <w:r w:rsidRPr="0087532C">
        <w:t xml:space="preserve"> ETL </w:t>
      </w:r>
      <w:r w:rsidRPr="0087532C">
        <w:rPr>
          <w:i/>
          <w:iCs/>
        </w:rPr>
        <w:t>(Extract, Transform, Load)</w:t>
      </w:r>
      <w:r w:rsidRPr="0087532C">
        <w:t xml:space="preserve">, </w:t>
      </w:r>
      <w:r w:rsidR="00933EBA">
        <w:t>s</w:t>
      </w:r>
      <w:r w:rsidR="00641A32">
        <w:t xml:space="preserve">ont </w:t>
      </w:r>
      <w:r w:rsidR="00E14CF2">
        <w:t xml:space="preserve">donc au </w:t>
      </w:r>
      <w:r w:rsidR="001C7173">
        <w:t>cœur</w:t>
      </w:r>
      <w:r w:rsidR="00E14CF2">
        <w:t xml:space="preserve"> de la stratégie</w:t>
      </w:r>
      <w:r w:rsidR="00641A32">
        <w:t xml:space="preserve"> </w:t>
      </w:r>
      <w:r w:rsidR="00E14CF2">
        <w:t>d</w:t>
      </w:r>
      <w:r w:rsidR="00275FBB">
        <w:t>e développement de l’entreprise</w:t>
      </w:r>
      <w:r w:rsidR="00DE705D">
        <w:t xml:space="preserve"> [</w:t>
      </w:r>
      <w:hyperlink w:anchor="_Références_bibliographiques" w:history="1">
        <w:r w:rsidR="00DE705D" w:rsidRPr="00DE705D">
          <w:rPr>
            <w:rStyle w:val="Lienhypertexte"/>
          </w:rPr>
          <w:t>1</w:t>
        </w:r>
      </w:hyperlink>
      <w:r w:rsidR="00DE705D">
        <w:t>][</w:t>
      </w:r>
      <w:hyperlink w:anchor="_Références_bibliographiques" w:history="1">
        <w:r w:rsidR="00DE705D" w:rsidRPr="00DE705D">
          <w:rPr>
            <w:rStyle w:val="Lienhypertexte"/>
          </w:rPr>
          <w:t>2</w:t>
        </w:r>
      </w:hyperlink>
      <w:r w:rsidR="00DE705D">
        <w:t>]</w:t>
      </w:r>
      <w:r w:rsidR="00EE3891">
        <w:t xml:space="preserve">. Ils </w:t>
      </w:r>
      <w:r>
        <w:t>peuvent même devenir critiques au bon fonctionnement de l’entreprise</w:t>
      </w:r>
      <w:r w:rsidRPr="0087532C">
        <w:t xml:space="preserve">. </w:t>
      </w:r>
      <w:r w:rsidR="00EE3891">
        <w:t>En effet</w:t>
      </w:r>
      <w:r w:rsidR="00275FBB">
        <w:t>, l</w:t>
      </w:r>
      <w:r w:rsidRPr="0087532C">
        <w:t xml:space="preserve">es erreurs, </w:t>
      </w:r>
      <w:r>
        <w:t>l</w:t>
      </w:r>
      <w:r w:rsidRPr="0087532C">
        <w:t xml:space="preserve">es interruptions ou </w:t>
      </w:r>
      <w:r>
        <w:t>encore les défaillances d</w:t>
      </w:r>
      <w:r w:rsidR="00275FBB">
        <w:t xml:space="preserve">es ETL </w:t>
      </w:r>
      <w:r>
        <w:t xml:space="preserve">peuvent </w:t>
      </w:r>
      <w:r w:rsidRPr="0087532C">
        <w:t>perturber les opérations</w:t>
      </w:r>
      <w:r w:rsidR="008229F4">
        <w:t xml:space="preserve"> ou impacter les services supports internes</w:t>
      </w:r>
      <w:r w:rsidR="00E14CF2">
        <w:t xml:space="preserve">. </w:t>
      </w:r>
      <w:r w:rsidR="005369B9">
        <w:t>Face à ce constat, la nécessité de suivre ces ETL</w:t>
      </w:r>
      <w:r w:rsidR="009B515B">
        <w:t xml:space="preserve"> </w:t>
      </w:r>
      <w:r w:rsidR="005369B9">
        <w:t xml:space="preserve">et de mettre en place des pratiques de </w:t>
      </w:r>
      <w:r w:rsidR="005369B9" w:rsidRPr="00D04136">
        <w:rPr>
          <w:i/>
        </w:rPr>
        <w:t xml:space="preserve">monitoring </w:t>
      </w:r>
      <w:r w:rsidR="005369B9">
        <w:t xml:space="preserve">devient évidente. </w:t>
      </w:r>
    </w:p>
    <w:p w14:paraId="509789CB" w14:textId="2A903AC8" w:rsidR="0083281D" w:rsidRDefault="005369B9" w:rsidP="00706ED5">
      <w:r>
        <w:t xml:space="preserve">C’est par ailleurs dans ce contexte qu’a été penser le </w:t>
      </w:r>
      <w:r w:rsidRPr="0094243B">
        <w:rPr>
          <w:b/>
          <w:bCs/>
        </w:rPr>
        <w:t>projet</w:t>
      </w:r>
      <w:r>
        <w:t xml:space="preserve"> </w:t>
      </w:r>
      <w:r w:rsidR="00E927A9" w:rsidRPr="00793DF9">
        <w:rPr>
          <w:b/>
          <w:bCs/>
        </w:rPr>
        <w:t xml:space="preserve">« </w:t>
      </w:r>
      <w:r w:rsidR="00E927A9" w:rsidRPr="004C2C3C">
        <w:rPr>
          <w:b/>
          <w:bCs/>
        </w:rPr>
        <w:t>Smart ETL</w:t>
      </w:r>
      <w:r w:rsidR="00E927A9" w:rsidRPr="00793DF9">
        <w:rPr>
          <w:b/>
          <w:bCs/>
        </w:rPr>
        <w:t> »</w:t>
      </w:r>
      <w:r w:rsidR="00E927A9">
        <w:t xml:space="preserve"> </w:t>
      </w:r>
      <w:r>
        <w:t>du groupe Primever.</w:t>
      </w:r>
      <w:r w:rsidR="00D67E1F">
        <w:t xml:space="preserve"> </w:t>
      </w:r>
      <w:r w:rsidR="00C0233F">
        <w:t xml:space="preserve">Suite à son orientation technologique vers le </w:t>
      </w:r>
      <w:r w:rsidR="00C0233F" w:rsidRPr="00660F01">
        <w:rPr>
          <w:i/>
          <w:iCs/>
        </w:rPr>
        <w:t>Big Data</w:t>
      </w:r>
      <w:r w:rsidR="00C0233F">
        <w:t xml:space="preserve">, </w:t>
      </w:r>
      <w:r w:rsidR="009771A5">
        <w:t xml:space="preserve">cette entreprise française </w:t>
      </w:r>
      <w:r w:rsidR="00C0233F">
        <w:t>spécialiste</w:t>
      </w:r>
      <w:r w:rsidR="00C0233F" w:rsidRPr="00D37474">
        <w:t xml:space="preserve"> </w:t>
      </w:r>
      <w:r w:rsidR="00C0233F">
        <w:t>du</w:t>
      </w:r>
      <w:r w:rsidR="00C0233F" w:rsidRPr="00D37474">
        <w:t xml:space="preserve"> le transport de fruits et légumes</w:t>
      </w:r>
      <w:r w:rsidR="00C0233F">
        <w:t xml:space="preserve"> en Europe, comptabilise plus d’une centaine d’ETL pour garantir </w:t>
      </w:r>
      <w:r w:rsidR="00C0233F" w:rsidRPr="00D37474">
        <w:t>la fluidité des flux de données</w:t>
      </w:r>
      <w:r w:rsidR="00C0233F">
        <w:t>.</w:t>
      </w:r>
      <w:r w:rsidR="005609BE">
        <w:t xml:space="preserve"> </w:t>
      </w:r>
    </w:p>
    <w:p w14:paraId="224A82DD" w14:textId="4BCA458C" w:rsidR="00867367" w:rsidRDefault="0083281D" w:rsidP="00706ED5">
      <w:r>
        <w:t>Concrètement, l</w:t>
      </w:r>
      <w:r w:rsidR="00B5208E">
        <w:t>e projet</w:t>
      </w:r>
      <w:r w:rsidR="00214F5C">
        <w:t xml:space="preserve"> </w:t>
      </w:r>
      <w:r w:rsidR="00B5208E">
        <w:t>se</w:t>
      </w:r>
      <w:r w:rsidR="00214F5C">
        <w:t xml:space="preserve"> traduit par un</w:t>
      </w:r>
      <w:r w:rsidR="00B136B5">
        <w:t xml:space="preserve"> premier </w:t>
      </w:r>
      <w:r w:rsidR="00214F5C">
        <w:t xml:space="preserve">objectif qui </w:t>
      </w:r>
      <w:r w:rsidR="005609BE">
        <w:t>consiste à</w:t>
      </w:r>
      <w:r w:rsidR="00B136B5" w:rsidRPr="0087532C">
        <w:t xml:space="preserve"> </w:t>
      </w:r>
      <w:r w:rsidR="00B136B5">
        <w:t xml:space="preserve">mettre en place un </w:t>
      </w:r>
      <w:r w:rsidR="00B136B5" w:rsidRPr="00660F01">
        <w:rPr>
          <w:i/>
          <w:iCs/>
        </w:rPr>
        <w:t>monitoring</w:t>
      </w:r>
      <w:r w:rsidR="00B136B5" w:rsidRPr="0087532C">
        <w:t xml:space="preserve"> </w:t>
      </w:r>
      <w:r w:rsidR="00B136B5">
        <w:t xml:space="preserve">des ETL capable </w:t>
      </w:r>
      <w:r w:rsidR="00B136B5" w:rsidRPr="0087532C">
        <w:t xml:space="preserve">de surveiller </w:t>
      </w:r>
      <w:r w:rsidR="00B136B5">
        <w:t xml:space="preserve">et détecter les anomalies. </w:t>
      </w:r>
      <w:r w:rsidR="00126298">
        <w:t>De plus</w:t>
      </w:r>
      <w:r w:rsidR="00214F5C">
        <w:t>, un</w:t>
      </w:r>
      <w:r w:rsidR="00B136B5">
        <w:t xml:space="preserve"> second </w:t>
      </w:r>
      <w:r w:rsidR="00214F5C">
        <w:t xml:space="preserve">objectif </w:t>
      </w:r>
      <w:r w:rsidR="00B136B5">
        <w:t xml:space="preserve">porte sur le suivi en temps réel et même la prédiction des erreurs pour apporter davantage de résilience aux équipes opérationnelles. </w:t>
      </w:r>
      <w:r>
        <w:t xml:space="preserve">L’ambition du projet est donc d’optimiser et de fiabiliser </w:t>
      </w:r>
      <w:r w:rsidRPr="0087532C">
        <w:t>pipelines de données</w:t>
      </w:r>
      <w:r>
        <w:t xml:space="preserve"> de Primever.</w:t>
      </w:r>
    </w:p>
    <w:p w14:paraId="66F515E1" w14:textId="77777777" w:rsidR="00DE705D" w:rsidRPr="00531026" w:rsidRDefault="00DE705D" w:rsidP="00706ED5"/>
    <w:p w14:paraId="22E9B2F1" w14:textId="77777777" w:rsidR="00821C5A" w:rsidRDefault="00821C5A">
      <w:pPr>
        <w:jc w:val="left"/>
        <w:rPr>
          <w:rFonts w:asciiTheme="majorHAnsi" w:eastAsiaTheme="majorEastAsia" w:hAnsiTheme="majorHAnsi" w:cstheme="majorBidi"/>
          <w:color w:val="0F4761" w:themeColor="accent1" w:themeShade="BF"/>
          <w:sz w:val="32"/>
          <w:szCs w:val="32"/>
        </w:rPr>
      </w:pPr>
      <w:r>
        <w:br w:type="page"/>
      </w:r>
    </w:p>
    <w:p w14:paraId="1A17A8AA" w14:textId="63508420" w:rsidR="00D82290" w:rsidRPr="004C2C3C" w:rsidRDefault="6671B768" w:rsidP="00BB6B6B">
      <w:pPr>
        <w:pStyle w:val="Titre1"/>
      </w:pPr>
      <w:bookmarkStart w:id="6" w:name="_Toc184845340"/>
      <w:r w:rsidRPr="004C2C3C">
        <w:lastRenderedPageBreak/>
        <w:t xml:space="preserve">Contexte </w:t>
      </w:r>
      <w:r w:rsidR="00BB6B6B">
        <w:t>&amp; Présentation</w:t>
      </w:r>
      <w:r w:rsidR="3182E92D" w:rsidRPr="004C2C3C">
        <w:t xml:space="preserve"> de </w:t>
      </w:r>
      <w:r w:rsidR="5BFF9D2D" w:rsidRPr="004C2C3C">
        <w:t>l’entreprise</w:t>
      </w:r>
      <w:bookmarkEnd w:id="6"/>
    </w:p>
    <w:p w14:paraId="489E7C8F" w14:textId="6E2BB823" w:rsidR="00D82290" w:rsidRPr="004C2C3C" w:rsidRDefault="0F282841" w:rsidP="00706ED5">
      <w:pPr>
        <w:pStyle w:val="Titre2"/>
      </w:pPr>
      <w:r w:rsidRPr="004C2C3C">
        <w:t>Présentation de l’entreprise</w:t>
      </w:r>
      <w:r w:rsidR="08DF9BBD" w:rsidRPr="004C2C3C">
        <w:t xml:space="preserve"> </w:t>
      </w:r>
      <w:r w:rsidR="08DF9BBD" w:rsidRPr="00DD74B0">
        <w:t>P</w:t>
      </w:r>
      <w:r w:rsidR="00A4215B">
        <w:t>rimever</w:t>
      </w:r>
    </w:p>
    <w:p w14:paraId="5BCC0C86" w14:textId="34062E09" w:rsidR="00DE705D" w:rsidRDefault="610CE4BB" w:rsidP="00867367">
      <w:r>
        <w:t xml:space="preserve">Avec </w:t>
      </w:r>
      <w:r w:rsidR="08EC3F8C">
        <w:t>son expertise</w:t>
      </w:r>
      <w:r w:rsidRPr="6B1A84D9">
        <w:t xml:space="preserve"> unique et un maillage intelligent des territoires, le group</w:t>
      </w:r>
      <w:r w:rsidR="1D2DA376" w:rsidRPr="6B1A84D9">
        <w:t xml:space="preserve">e </w:t>
      </w:r>
      <w:r w:rsidR="56AAE96C" w:rsidRPr="6B1A84D9">
        <w:t xml:space="preserve">Primever </w:t>
      </w:r>
      <w:r w:rsidR="1D2DA376" w:rsidRPr="6B1A84D9">
        <w:t xml:space="preserve">se spécialise dans </w:t>
      </w:r>
      <w:r w:rsidRPr="6B1A84D9">
        <w:t>l</w:t>
      </w:r>
      <w:r w:rsidR="0F7379EF" w:rsidRPr="6B1A84D9">
        <w:t>e</w:t>
      </w:r>
      <w:r w:rsidRPr="6B1A84D9">
        <w:t xml:space="preserve"> transport et la logistique </w:t>
      </w:r>
      <w:r w:rsidR="4A292BC0" w:rsidRPr="6B1A84D9">
        <w:t>d</w:t>
      </w:r>
      <w:r w:rsidRPr="6B1A84D9">
        <w:t>e</w:t>
      </w:r>
      <w:r w:rsidR="2FB01FC6" w:rsidRPr="6B1A84D9">
        <w:t xml:space="preserve"> la filière</w:t>
      </w:r>
      <w:r w:rsidRPr="6B1A84D9">
        <w:t xml:space="preserve"> Fruits et Légumes (température dirigée) et de</w:t>
      </w:r>
      <w:r w:rsidR="1FC9F94C" w:rsidRPr="6B1A84D9">
        <w:t xml:space="preserve"> certaines</w:t>
      </w:r>
      <w:r w:rsidRPr="6B1A84D9">
        <w:t xml:space="preserve"> marchandises industrielles (température ambiante)</w:t>
      </w:r>
      <w:r w:rsidR="581E3606" w:rsidRPr="6B1A84D9">
        <w:t xml:space="preserve"> à la fois</w:t>
      </w:r>
      <w:r w:rsidR="5EF7A190" w:rsidRPr="6B1A84D9">
        <w:t xml:space="preserve"> </w:t>
      </w:r>
      <w:r w:rsidRPr="6B1A84D9">
        <w:t>en France et à l’international</w:t>
      </w:r>
      <w:r w:rsidR="7749E3F4" w:rsidRPr="6B1A84D9">
        <w:t xml:space="preserve">. </w:t>
      </w:r>
      <w:r w:rsidR="2C40AB82">
        <w:t xml:space="preserve">Fondée </w:t>
      </w:r>
      <w:r w:rsidR="77540254">
        <w:t xml:space="preserve">en 1963 </w:t>
      </w:r>
      <w:r w:rsidR="2C40AB82">
        <w:t xml:space="preserve">pour répondre aux besoins croissants du marché des denrées périssables, l’entreprise opère </w:t>
      </w:r>
      <w:r w:rsidR="4E00A5D8">
        <w:t xml:space="preserve">aujourd’hui </w:t>
      </w:r>
      <w:r w:rsidR="2C40AB82">
        <w:t>avec un large réseau de sites stratégiquement localisés</w:t>
      </w:r>
      <w:r w:rsidR="271DD3BF">
        <w:t xml:space="preserve"> pour assurer le transport du</w:t>
      </w:r>
      <w:r w:rsidR="307BDDCB">
        <w:t xml:space="preserve"> producteur (coopératives, expéditeurs) </w:t>
      </w:r>
      <w:r w:rsidR="7930977A">
        <w:t>au</w:t>
      </w:r>
      <w:r w:rsidR="307BDDCB">
        <w:t xml:space="preserve"> distributeur (</w:t>
      </w:r>
      <w:r w:rsidR="3C729B6D">
        <w:t xml:space="preserve">grandes </w:t>
      </w:r>
      <w:r w:rsidR="00D83DCD">
        <w:t>et</w:t>
      </w:r>
      <w:r w:rsidR="3C729B6D">
        <w:t xml:space="preserve"> moyennes surfaces</w:t>
      </w:r>
      <w:r w:rsidR="307BDDCB">
        <w:t>, grossistes, spécialistes)</w:t>
      </w:r>
      <w:r w:rsidR="706E74A4">
        <w:t>.</w:t>
      </w:r>
      <w:r w:rsidR="00007ACF" w:rsidRPr="00007ACF">
        <w:t xml:space="preserve"> </w:t>
      </w:r>
    </w:p>
    <w:p w14:paraId="5CCA5702" w14:textId="635555DE" w:rsidR="00867367" w:rsidRDefault="00867367" w:rsidP="00867367">
      <w:r>
        <w:t xml:space="preserve">La figure 1 présente quelques chiffres clés du </w:t>
      </w:r>
      <w:r w:rsidR="00C71DAB">
        <w:t xml:space="preserve">groupe </w:t>
      </w:r>
      <w:r w:rsidR="00944018" w:rsidRPr="00867367">
        <w:t>et</w:t>
      </w:r>
      <w:r w:rsidR="00944018">
        <w:t xml:space="preserve"> davantage</w:t>
      </w:r>
      <w:r>
        <w:t xml:space="preserve"> d’informations sur Primever est disponible sur leur </w:t>
      </w:r>
      <w:hyperlink r:id="rId12">
        <w:r w:rsidRPr="3E831281">
          <w:rPr>
            <w:rStyle w:val="Lienhypertexte"/>
          </w:rPr>
          <w:t>site web</w:t>
        </w:r>
      </w:hyperlink>
      <w:r>
        <w:t xml:space="preserve">. </w:t>
      </w:r>
    </w:p>
    <w:p w14:paraId="5D135563" w14:textId="758474EA" w:rsidR="001C0509" w:rsidRPr="004C2C3C" w:rsidRDefault="67E0B3CA" w:rsidP="00867367">
      <w:pPr>
        <w:jc w:val="center"/>
      </w:pPr>
      <w:r>
        <w:rPr>
          <w:noProof/>
        </w:rPr>
        <w:drawing>
          <wp:inline distT="0" distB="0" distL="0" distR="0" wp14:anchorId="7D833FDC" wp14:editId="017FA466">
            <wp:extent cx="4336610" cy="1370975"/>
            <wp:effectExtent l="0" t="0" r="0" b="635"/>
            <wp:docPr id="1588263276" name="Picture 158826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0881" cy="1407101"/>
                    </a:xfrm>
                    <a:prstGeom prst="rect">
                      <a:avLst/>
                    </a:prstGeom>
                  </pic:spPr>
                </pic:pic>
              </a:graphicData>
            </a:graphic>
          </wp:inline>
        </w:drawing>
      </w:r>
    </w:p>
    <w:p w14:paraId="6122946B" w14:textId="1673FF79" w:rsidR="00B22776" w:rsidRPr="004C2C3C" w:rsidRDefault="001C0509" w:rsidP="00867367">
      <w:pPr>
        <w:pStyle w:val="Lgende"/>
      </w:pPr>
      <w:bookmarkStart w:id="7" w:name="_Toc184835478"/>
      <w:r w:rsidRPr="004C2C3C">
        <w:t xml:space="preserve">Figure </w:t>
      </w:r>
      <w:r>
        <w:fldChar w:fldCharType="begin"/>
      </w:r>
      <w:r>
        <w:instrText>SEQ Figure \* ARABIC</w:instrText>
      </w:r>
      <w:r>
        <w:fldChar w:fldCharType="separate"/>
      </w:r>
      <w:r w:rsidR="00ED07C5">
        <w:rPr>
          <w:noProof/>
        </w:rPr>
        <w:t>1</w:t>
      </w:r>
      <w:r>
        <w:fldChar w:fldCharType="end"/>
      </w:r>
      <w:r w:rsidRPr="004C2C3C">
        <w:t xml:space="preserve"> : Chiffres clés de Primever [</w:t>
      </w:r>
      <w:hyperlink w:anchor="_Références_bibliographiques" w:history="1">
        <w:r w:rsidR="00DE705D" w:rsidRPr="00DE705D">
          <w:rPr>
            <w:rStyle w:val="Lienhypertexte"/>
          </w:rPr>
          <w:t>3</w:t>
        </w:r>
      </w:hyperlink>
      <w:r w:rsidRPr="004C2C3C">
        <w:t>]</w:t>
      </w:r>
      <w:bookmarkEnd w:id="7"/>
    </w:p>
    <w:p w14:paraId="70383200" w14:textId="0A6FCA16" w:rsidR="00867367" w:rsidRPr="00867367" w:rsidRDefault="00867367" w:rsidP="00867367">
      <w:r>
        <w:t xml:space="preserve">Avec un engagement envers l’innovation et la durabilité, Primever ne cesse d’adapter ses technologies et processus pour répondre aux défis contemporains, comme la gestion optimisée des ressources et la réduction de son empreinte environnementale. Pour se faire, l’entreprise s’appuie sur un système d’information (SI) alimenté par des données opérationnelles en permanence. </w:t>
      </w:r>
    </w:p>
    <w:p w14:paraId="16E7E0C6" w14:textId="18F2207A" w:rsidR="00D82290" w:rsidRPr="004C2C3C" w:rsidRDefault="4BA0CAB1" w:rsidP="00706ED5">
      <w:pPr>
        <w:pStyle w:val="Titre2"/>
      </w:pPr>
      <w:r w:rsidRPr="004C2C3C">
        <w:t>L’équipe Data de Primever</w:t>
      </w:r>
    </w:p>
    <w:p w14:paraId="28C692CD" w14:textId="2F96B063" w:rsidR="1351B555" w:rsidRPr="004C2C3C" w:rsidRDefault="1351B555" w:rsidP="00706ED5">
      <w:r w:rsidRPr="004C2C3C">
        <w:t xml:space="preserve">Pour exploiter son SI à son plein potentiel, Primever a structuré une équipe </w:t>
      </w:r>
      <w:r w:rsidRPr="00D83DCD">
        <w:rPr>
          <w:i/>
          <w:iCs/>
        </w:rPr>
        <w:t>Data</w:t>
      </w:r>
      <w:r w:rsidRPr="004C2C3C">
        <w:t xml:space="preserve"> en interne. Composée </w:t>
      </w:r>
      <w:r w:rsidR="2D78FB01" w:rsidRPr="004C2C3C">
        <w:t>de 6 personnes (</w:t>
      </w:r>
      <w:r w:rsidR="2D78FB01" w:rsidRPr="00193172">
        <w:t>1</w:t>
      </w:r>
      <w:r w:rsidR="2D78FB01" w:rsidRPr="00193172">
        <w:rPr>
          <w:i/>
        </w:rPr>
        <w:t xml:space="preserve"> </w:t>
      </w:r>
      <w:r w:rsidR="000C68B1" w:rsidRPr="00193172">
        <w:rPr>
          <w:i/>
          <w:iCs/>
        </w:rPr>
        <w:t>data manager</w:t>
      </w:r>
      <w:r w:rsidR="2D78FB01" w:rsidRPr="004C2C3C">
        <w:t xml:space="preserve">, 2 docteurs en </w:t>
      </w:r>
      <w:r w:rsidR="2D78FB01" w:rsidRPr="004C2C3C">
        <w:rPr>
          <w:i/>
          <w:iCs/>
        </w:rPr>
        <w:t>data science</w:t>
      </w:r>
      <w:r w:rsidR="2D78FB01" w:rsidRPr="004C2C3C">
        <w:t xml:space="preserve">, 2 </w:t>
      </w:r>
      <w:r w:rsidR="2D78FB01" w:rsidRPr="004C2C3C">
        <w:rPr>
          <w:i/>
          <w:iCs/>
        </w:rPr>
        <w:t xml:space="preserve">data analysts </w:t>
      </w:r>
      <w:r w:rsidR="2D78FB01" w:rsidRPr="004C2C3C">
        <w:t xml:space="preserve">et 1 </w:t>
      </w:r>
      <w:r w:rsidR="2D78FB01" w:rsidRPr="004C2C3C">
        <w:rPr>
          <w:i/>
          <w:iCs/>
        </w:rPr>
        <w:t>data scientist</w:t>
      </w:r>
      <w:r w:rsidR="2D78FB01" w:rsidRPr="004C2C3C">
        <w:t xml:space="preserve">), cette équipe </w:t>
      </w:r>
      <w:r w:rsidR="4095C027" w:rsidRPr="004C2C3C">
        <w:t xml:space="preserve">a </w:t>
      </w:r>
      <w:r w:rsidR="415DAA11" w:rsidRPr="004C2C3C">
        <w:t xml:space="preserve">plusieurs rôles : </w:t>
      </w:r>
    </w:p>
    <w:p w14:paraId="4A54067E" w14:textId="35DFB32D" w:rsidR="6713D864" w:rsidRPr="004C2C3C" w:rsidRDefault="6713D864" w:rsidP="6B1A84D9">
      <w:pPr>
        <w:pStyle w:val="Paragraphedeliste"/>
        <w:numPr>
          <w:ilvl w:val="0"/>
          <w:numId w:val="2"/>
        </w:numPr>
      </w:pPr>
      <w:r w:rsidRPr="004C2C3C">
        <w:t>M</w:t>
      </w:r>
      <w:r w:rsidR="072069E9" w:rsidRPr="004C2C3C">
        <w:t>ettre à disposition et maintenir des tableaux de bords pour les autres services de l’entreprise</w:t>
      </w:r>
      <w:r w:rsidR="6572886D" w:rsidRPr="004C2C3C">
        <w:t xml:space="preserve"> (</w:t>
      </w:r>
      <w:r w:rsidR="6572886D" w:rsidRPr="00193172">
        <w:rPr>
          <w:i/>
        </w:rPr>
        <w:t>business intelligence</w:t>
      </w:r>
      <w:r w:rsidR="6572886D" w:rsidRPr="004C2C3C">
        <w:t>)</w:t>
      </w:r>
      <w:r w:rsidR="00F728B2">
        <w:t> ;</w:t>
      </w:r>
    </w:p>
    <w:p w14:paraId="4A43BB3D" w14:textId="5A19CB48" w:rsidR="2AAE74AC" w:rsidRPr="004C2C3C" w:rsidRDefault="2AAE74AC" w:rsidP="6B1A84D9">
      <w:pPr>
        <w:pStyle w:val="Paragraphedeliste"/>
        <w:numPr>
          <w:ilvl w:val="0"/>
          <w:numId w:val="2"/>
        </w:numPr>
      </w:pPr>
      <w:r w:rsidRPr="004C2C3C">
        <w:t xml:space="preserve">Mener </w:t>
      </w:r>
      <w:r w:rsidR="469118D5" w:rsidRPr="004C2C3C">
        <w:t>des analyses spécifiques</w:t>
      </w:r>
      <w:r w:rsidR="44D2ED80" w:rsidRPr="004C2C3C">
        <w:t xml:space="preserve"> (analyse de données et/ou </w:t>
      </w:r>
      <w:r w:rsidR="44D2ED80" w:rsidRPr="00193172">
        <w:rPr>
          <w:i/>
        </w:rPr>
        <w:t>data science</w:t>
      </w:r>
      <w:r w:rsidR="44D2ED80" w:rsidRPr="004C2C3C">
        <w:t>)</w:t>
      </w:r>
      <w:r w:rsidR="00F728B2">
        <w:t> ;</w:t>
      </w:r>
    </w:p>
    <w:p w14:paraId="0980D19A" w14:textId="3519C7A1" w:rsidR="00B2023F" w:rsidRPr="004C2C3C" w:rsidRDefault="1E9EAC89" w:rsidP="005B7335">
      <w:pPr>
        <w:pStyle w:val="Paragraphedeliste"/>
        <w:numPr>
          <w:ilvl w:val="0"/>
          <w:numId w:val="2"/>
        </w:numPr>
      </w:pPr>
      <w:r w:rsidRPr="004C2C3C">
        <w:t xml:space="preserve">Explorer l’utilisation </w:t>
      </w:r>
      <w:r w:rsidR="4AA74B48" w:rsidRPr="004C2C3C">
        <w:t xml:space="preserve">de nouvelles technologies telles que l’intelligence artificielle (IA) ou encore les </w:t>
      </w:r>
      <w:r w:rsidR="4AA74B48" w:rsidRPr="004C2C3C">
        <w:rPr>
          <w:i/>
          <w:iCs/>
        </w:rPr>
        <w:t>Large Lang</w:t>
      </w:r>
      <w:r w:rsidR="00A870E6">
        <w:rPr>
          <w:i/>
          <w:iCs/>
        </w:rPr>
        <w:t>uage</w:t>
      </w:r>
      <w:r w:rsidR="4AA74B48" w:rsidRPr="004C2C3C">
        <w:rPr>
          <w:i/>
          <w:iCs/>
        </w:rPr>
        <w:t xml:space="preserve"> Models</w:t>
      </w:r>
      <w:r w:rsidR="4AA74B48" w:rsidRPr="004C2C3C">
        <w:t xml:space="preserve"> (LLM</w:t>
      </w:r>
      <w:r w:rsidR="00400FF3">
        <w:t>s</w:t>
      </w:r>
      <w:r w:rsidR="4AA74B48" w:rsidRPr="004C2C3C">
        <w:t xml:space="preserve">) </w:t>
      </w:r>
      <w:r w:rsidR="3433AD52" w:rsidRPr="004C2C3C">
        <w:t>pour différents cas d’usage.</w:t>
      </w:r>
    </w:p>
    <w:p w14:paraId="2B8A7BE9" w14:textId="0E221CDA" w:rsidR="3433AD52" w:rsidRPr="004C2C3C" w:rsidRDefault="3433AD52" w:rsidP="00706ED5">
      <w:r w:rsidRPr="004C2C3C">
        <w:t>Dans ce contexte, l’équipe Data rencontre aujourd’hui plusieurs défis. L’un d’entre eux porte sur le</w:t>
      </w:r>
      <w:r w:rsidR="15B74DD5" w:rsidRPr="004C2C3C">
        <w:t xml:space="preserve"> suivi</w:t>
      </w:r>
      <w:r w:rsidR="4218C783" w:rsidRPr="004C2C3C">
        <w:t xml:space="preserve"> </w:t>
      </w:r>
      <w:r w:rsidRPr="004C2C3C">
        <w:t>efficace des processus ETL (</w:t>
      </w:r>
      <w:r w:rsidRPr="004C2C3C">
        <w:rPr>
          <w:i/>
          <w:iCs/>
        </w:rPr>
        <w:t>Extract, Transform, Load</w:t>
      </w:r>
      <w:r w:rsidRPr="004C2C3C">
        <w:t>)</w:t>
      </w:r>
      <w:r w:rsidR="7A850D08" w:rsidRPr="004C2C3C">
        <w:t xml:space="preserve"> pour garantir les flux de données. </w:t>
      </w:r>
      <w:r w:rsidR="23309204" w:rsidRPr="004C2C3C">
        <w:t xml:space="preserve">On désigne cette action de suivi, ou de surveillance, par son terme anglosaxon </w:t>
      </w:r>
      <w:r w:rsidR="23309204" w:rsidRPr="004C2C3C">
        <w:rPr>
          <w:i/>
          <w:iCs/>
        </w:rPr>
        <w:t>monitoring</w:t>
      </w:r>
      <w:r w:rsidR="23309204" w:rsidRPr="004C2C3C">
        <w:rPr>
          <w:color w:val="000000" w:themeColor="text1"/>
        </w:rPr>
        <w:t xml:space="preserve">. </w:t>
      </w:r>
      <w:r w:rsidR="009F33FB" w:rsidRPr="004C2C3C">
        <w:rPr>
          <w:color w:val="000000" w:themeColor="text1"/>
        </w:rPr>
        <w:t>De plus,</w:t>
      </w:r>
      <w:r w:rsidR="60D1EF32" w:rsidRPr="004C2C3C">
        <w:rPr>
          <w:color w:val="000000" w:themeColor="text1"/>
        </w:rPr>
        <w:t xml:space="preserve"> les</w:t>
      </w:r>
      <w:r w:rsidR="60D1EF32" w:rsidRPr="004C2C3C">
        <w:t xml:space="preserve"> processus ETL désignent </w:t>
      </w:r>
      <w:r w:rsidR="005F3A85" w:rsidRPr="004C2C3C">
        <w:t>l’ensemble des processus de</w:t>
      </w:r>
      <w:r w:rsidR="60D1EF32" w:rsidRPr="004C2C3C">
        <w:t xml:space="preserve"> collecte, </w:t>
      </w:r>
      <w:r w:rsidR="005F3A85" w:rsidRPr="004C2C3C">
        <w:t>de</w:t>
      </w:r>
      <w:r w:rsidR="60D1EF32" w:rsidRPr="004C2C3C">
        <w:t xml:space="preserve"> transformation et </w:t>
      </w:r>
      <w:r w:rsidR="005F3A85" w:rsidRPr="004C2C3C">
        <w:t>de</w:t>
      </w:r>
      <w:r w:rsidR="60D1EF32" w:rsidRPr="004C2C3C">
        <w:t xml:space="preserve"> mise à disposition des données de l’entreprise au sein d’un entrep</w:t>
      </w:r>
      <w:r w:rsidR="617E0E81" w:rsidRPr="004C2C3C">
        <w:t xml:space="preserve">ôt de données. La finalité des ETL est bien évidemment de tendre à devenir 100% automatique. </w:t>
      </w:r>
    </w:p>
    <w:p w14:paraId="2986C1FB" w14:textId="2D30D9C9" w:rsidR="00D82290" w:rsidRDefault="617E0E81" w:rsidP="00706ED5">
      <w:r w:rsidRPr="004C2C3C">
        <w:lastRenderedPageBreak/>
        <w:t xml:space="preserve">Pour aller dans ce sens, l’équipe </w:t>
      </w:r>
      <w:r w:rsidRPr="001C0BEF">
        <w:rPr>
          <w:i/>
        </w:rPr>
        <w:t xml:space="preserve">Data </w:t>
      </w:r>
      <w:r w:rsidRPr="004C2C3C">
        <w:t xml:space="preserve">cherche donc à optimiser </w:t>
      </w:r>
      <w:r w:rsidR="03D4D4A0" w:rsidRPr="004C2C3C">
        <w:t xml:space="preserve">et rendre robuste </w:t>
      </w:r>
      <w:r w:rsidRPr="004C2C3C">
        <w:t>ces ETL. Malheureusement</w:t>
      </w:r>
      <w:r w:rsidR="47FD590B" w:rsidRPr="004C2C3C">
        <w:t xml:space="preserve"> </w:t>
      </w:r>
      <w:r w:rsidR="4D0D5057" w:rsidRPr="004C2C3C">
        <w:t>elle</w:t>
      </w:r>
      <w:r w:rsidR="1F2FAA48" w:rsidRPr="004C2C3C">
        <w:t xml:space="preserve"> </w:t>
      </w:r>
      <w:r w:rsidR="47FD590B" w:rsidRPr="004C2C3C">
        <w:t xml:space="preserve">ne dispose </w:t>
      </w:r>
      <w:r w:rsidR="00EF478F" w:rsidRPr="004C2C3C">
        <w:t xml:space="preserve">actuellement </w:t>
      </w:r>
      <w:r w:rsidR="47FD590B" w:rsidRPr="004C2C3C">
        <w:t>pas d</w:t>
      </w:r>
      <w:r w:rsidR="5BB2D172" w:rsidRPr="004C2C3C">
        <w:t>'un moyen simple et</w:t>
      </w:r>
      <w:r w:rsidR="47FD590B" w:rsidRPr="004C2C3C">
        <w:t xml:space="preserve"> automatique </w:t>
      </w:r>
      <w:r w:rsidR="6D0770B6" w:rsidRPr="004C2C3C">
        <w:t>pour monitorer</w:t>
      </w:r>
      <w:r w:rsidR="47FD590B" w:rsidRPr="004C2C3C">
        <w:t xml:space="preserve"> ces processus ETL.</w:t>
      </w:r>
      <w:r w:rsidR="749B2099" w:rsidRPr="004C2C3C">
        <w:t xml:space="preserve"> </w:t>
      </w:r>
    </w:p>
    <w:p w14:paraId="60A76275" w14:textId="69606DA4" w:rsidR="6B1A84D9" w:rsidRPr="004C2C3C" w:rsidRDefault="29096661" w:rsidP="00706ED5">
      <w:pPr>
        <w:pStyle w:val="Titre2"/>
      </w:pPr>
      <w:r>
        <w:t xml:space="preserve">Enjeux </w:t>
      </w:r>
      <w:r w:rsidR="00D82290">
        <w:t>et</w:t>
      </w:r>
      <w:r>
        <w:t xml:space="preserve"> objectifs du projet industriel</w:t>
      </w:r>
    </w:p>
    <w:p w14:paraId="49312497" w14:textId="461FC9AA" w:rsidR="00BB6B6B" w:rsidRDefault="00BB6B6B" w:rsidP="00706ED5">
      <w:r>
        <w:t xml:space="preserve">L'équipe </w:t>
      </w:r>
      <w:r w:rsidRPr="001C0BEF">
        <w:rPr>
          <w:i/>
        </w:rPr>
        <w:t>Data</w:t>
      </w:r>
      <w:r>
        <w:t xml:space="preserve"> de Primever, représentée par Balthazar M</w:t>
      </w:r>
      <w:r w:rsidR="001C0BEF">
        <w:t>É</w:t>
      </w:r>
      <w:r>
        <w:t>HUS, nous a donc missionné</w:t>
      </w:r>
      <w:r w:rsidR="00BE2D73">
        <w:t>s</w:t>
      </w:r>
      <w:r>
        <w:t xml:space="preserve"> afin de c</w:t>
      </w:r>
      <w:r w:rsidRPr="6B1A84D9">
        <w:t xml:space="preserve">oncevoir un tableau de bord interactif pour le </w:t>
      </w:r>
      <w:r w:rsidRPr="00D04136">
        <w:rPr>
          <w:i/>
        </w:rPr>
        <w:t xml:space="preserve">monitoring </w:t>
      </w:r>
      <w:r w:rsidRPr="6B1A84D9">
        <w:t xml:space="preserve">en temps réel des processus ETL avec un système </w:t>
      </w:r>
      <w:r>
        <w:t xml:space="preserve">de notification </w:t>
      </w:r>
      <w:r w:rsidRPr="6B1A84D9">
        <w:t xml:space="preserve">en cas de défaillance ou d’évènement critique. </w:t>
      </w:r>
      <w:r w:rsidRPr="369E5BA0">
        <w:t xml:space="preserve">Ce travail sera réalisé en grande partie sur la base </w:t>
      </w:r>
      <w:r w:rsidRPr="4D61B932">
        <w:t xml:space="preserve">de </w:t>
      </w:r>
      <w:r w:rsidRPr="55E0A9DB">
        <w:t xml:space="preserve">l’analyse </w:t>
      </w:r>
      <w:r w:rsidRPr="353532E0">
        <w:t xml:space="preserve">des </w:t>
      </w:r>
      <w:r w:rsidRPr="7DED3DAB">
        <w:t xml:space="preserve">différents </w:t>
      </w:r>
      <w:r w:rsidRPr="353532E0">
        <w:t>logs</w:t>
      </w:r>
      <w:r w:rsidRPr="2146322D">
        <w:t xml:space="preserve"> </w:t>
      </w:r>
      <w:r w:rsidRPr="02A31310">
        <w:t>(</w:t>
      </w:r>
      <w:r w:rsidRPr="367C131E">
        <w:t xml:space="preserve">journal </w:t>
      </w:r>
      <w:r w:rsidRPr="59F5DB2F">
        <w:t xml:space="preserve">de bord des </w:t>
      </w:r>
      <w:r w:rsidRPr="644B6886">
        <w:t>évènements</w:t>
      </w:r>
      <w:r w:rsidRPr="65543E28">
        <w:t>)</w:t>
      </w:r>
      <w:r w:rsidRPr="644B6886">
        <w:t xml:space="preserve"> </w:t>
      </w:r>
      <w:r w:rsidRPr="2146322D">
        <w:t xml:space="preserve">du SI et </w:t>
      </w:r>
      <w:r w:rsidRPr="48578D5F">
        <w:t>des ETL.</w:t>
      </w:r>
    </w:p>
    <w:p w14:paraId="7D55937D" w14:textId="29A631FD" w:rsidR="00BB6B6B" w:rsidRDefault="00BB6B6B" w:rsidP="00BB6B6B">
      <w:r w:rsidRPr="6B1A84D9">
        <w:t xml:space="preserve">Pour aller au-delà du </w:t>
      </w:r>
      <w:r w:rsidRPr="003768A3">
        <w:t>“simple”</w:t>
      </w:r>
      <w:r w:rsidRPr="6B1A84D9">
        <w:t xml:space="preserve"> </w:t>
      </w:r>
      <w:r w:rsidRPr="008437BF">
        <w:rPr>
          <w:i/>
        </w:rPr>
        <w:t>monitoring</w:t>
      </w:r>
      <w:r w:rsidRPr="6B1A84D9">
        <w:t xml:space="preserve">, un second objectif est aussi de permettre la prévision d’erreurs et d’anomalies des </w:t>
      </w:r>
      <w:r w:rsidR="000444EC">
        <w:t>ETL</w:t>
      </w:r>
      <w:r w:rsidRPr="6B1A84D9">
        <w:t xml:space="preserve">. Concrètement, il s’agit de développer un modèle prédictif capable d'anticiper les erreurs des </w:t>
      </w:r>
      <w:r w:rsidR="000444EC">
        <w:t>ETL</w:t>
      </w:r>
      <w:r w:rsidRPr="6B1A84D9">
        <w:t xml:space="preserve"> (sur la semaine à venir) et l'intégrer dans un </w:t>
      </w:r>
      <w:r w:rsidRPr="008437BF">
        <w:rPr>
          <w:i/>
        </w:rPr>
        <w:t>workflow</w:t>
      </w:r>
      <w:r w:rsidRPr="6B1A84D9">
        <w:t xml:space="preserve"> MLOps pour assurer un déploiement et un suivi automatisé.</w:t>
      </w:r>
    </w:p>
    <w:p w14:paraId="57080C0F" w14:textId="77777777" w:rsidR="00BB6B6B" w:rsidRPr="00706ED5" w:rsidRDefault="00BB6B6B" w:rsidP="00BB6B6B">
      <w:r w:rsidRPr="00706ED5">
        <w:t xml:space="preserve">Enfin, selon notre avancement, un troisième objectif viendrait en complément des deux premiers. Il porterait sur la conception d’une solution permettant l’interrogation directe des logs via des requêtes en langage naturel. Cet outil permettrait à l’équipe </w:t>
      </w:r>
      <w:r w:rsidRPr="008437BF">
        <w:rPr>
          <w:i/>
        </w:rPr>
        <w:t>Data</w:t>
      </w:r>
      <w:r w:rsidRPr="00706ED5">
        <w:t xml:space="preserve"> de diagnostiquer des erreurs d’ETL en complément des </w:t>
      </w:r>
      <w:r w:rsidRPr="00E334F2">
        <w:rPr>
          <w:i/>
          <w:iCs/>
        </w:rPr>
        <w:t>dashboards</w:t>
      </w:r>
      <w:r w:rsidRPr="00706ED5">
        <w:t xml:space="preserve"> visuels utilisés pour le </w:t>
      </w:r>
      <w:r w:rsidRPr="008437BF">
        <w:rPr>
          <w:i/>
        </w:rPr>
        <w:t>monitoring</w:t>
      </w:r>
      <w:r w:rsidRPr="00706ED5">
        <w:t>.</w:t>
      </w:r>
    </w:p>
    <w:p w14:paraId="6DFBCA39" w14:textId="77777777" w:rsidR="00B0136A" w:rsidRPr="00706ED5" w:rsidRDefault="00B0136A" w:rsidP="00706ED5"/>
    <w:p w14:paraId="44C4342B" w14:textId="2AFD8F68" w:rsidR="00B2023F" w:rsidRPr="004C2C3C" w:rsidRDefault="00DB0D25" w:rsidP="00706ED5">
      <w:pPr>
        <w:pStyle w:val="Titre1"/>
      </w:pPr>
      <w:bookmarkStart w:id="8" w:name="_Toc184560146"/>
      <w:bookmarkStart w:id="9" w:name="_Toc184567631"/>
      <w:bookmarkStart w:id="10" w:name="_Toc184661127"/>
      <w:bookmarkStart w:id="11" w:name="_Toc184845341"/>
      <w:r w:rsidRPr="004C2C3C">
        <w:t xml:space="preserve">Points </w:t>
      </w:r>
      <w:r w:rsidR="00D9526E">
        <w:t>c</w:t>
      </w:r>
      <w:r>
        <w:t>lés</w:t>
      </w:r>
      <w:r w:rsidRPr="004C2C3C">
        <w:t xml:space="preserve"> et choix techniques</w:t>
      </w:r>
      <w:bookmarkEnd w:id="8"/>
      <w:bookmarkEnd w:id="9"/>
      <w:bookmarkEnd w:id="10"/>
      <w:bookmarkEnd w:id="11"/>
    </w:p>
    <w:p w14:paraId="51AD3999" w14:textId="54382529" w:rsidR="00C85AEC" w:rsidRPr="00C85AEC" w:rsidRDefault="00C904AA" w:rsidP="00C904AA">
      <w:pPr>
        <w:pStyle w:val="Titre2"/>
      </w:pPr>
      <w:r>
        <w:t>Architecture fonctionnelle</w:t>
      </w:r>
    </w:p>
    <w:p w14:paraId="0E364734" w14:textId="4C879417" w:rsidR="00BD75B3" w:rsidRPr="004C2C3C" w:rsidRDefault="00876D84" w:rsidP="00706ED5">
      <w:r>
        <w:t>Pour répondre à l</w:t>
      </w:r>
      <w:r w:rsidR="006E46AB">
        <w:t>’objectif</w:t>
      </w:r>
      <w:r w:rsidR="006E46AB" w:rsidRPr="004C2C3C">
        <w:t xml:space="preserve"> de </w:t>
      </w:r>
      <w:r>
        <w:t>développement d’</w:t>
      </w:r>
      <w:r w:rsidR="006E46AB">
        <w:t>un</w:t>
      </w:r>
      <w:r w:rsidR="006E46AB" w:rsidRPr="004C2C3C">
        <w:t xml:space="preserve"> outil de </w:t>
      </w:r>
      <w:r w:rsidR="006E46AB" w:rsidRPr="00D04136">
        <w:rPr>
          <w:i/>
        </w:rPr>
        <w:t>monitoring</w:t>
      </w:r>
      <w:r w:rsidR="006E46AB" w:rsidRPr="004C2C3C">
        <w:t xml:space="preserve"> et d’analyse </w:t>
      </w:r>
      <w:r w:rsidR="00E61D01" w:rsidRPr="004C2C3C">
        <w:t>des logs</w:t>
      </w:r>
      <w:r w:rsidR="00BD75B3" w:rsidRPr="004C2C3C">
        <w:t xml:space="preserve">, nous pouvons décomposer notre future </w:t>
      </w:r>
      <w:r w:rsidR="00D90E68">
        <w:t>solution</w:t>
      </w:r>
      <w:r w:rsidR="00BD75B3" w:rsidRPr="004C2C3C">
        <w:t xml:space="preserve"> en 4 </w:t>
      </w:r>
      <w:r w:rsidR="00346F4F" w:rsidRPr="004C2C3C">
        <w:t>fonctionnalités</w:t>
      </w:r>
      <w:r w:rsidR="00BD75B3" w:rsidRPr="004C2C3C">
        <w:t xml:space="preserve"> distinct</w:t>
      </w:r>
      <w:r w:rsidR="00346F4F" w:rsidRPr="004C2C3C">
        <w:t>e</w:t>
      </w:r>
      <w:r w:rsidR="00BD75B3" w:rsidRPr="004C2C3C">
        <w:t>s</w:t>
      </w:r>
      <w:r w:rsidR="000166F1">
        <w:t xml:space="preserve"> </w:t>
      </w:r>
      <w:r w:rsidR="00840E04">
        <w:t>(voir figure 2</w:t>
      </w:r>
      <w:r w:rsidR="000166F1">
        <w:t>)</w:t>
      </w:r>
      <w:r w:rsidR="00BD75B3" w:rsidRPr="004C2C3C">
        <w:t xml:space="preserve"> : </w:t>
      </w:r>
      <w:r w:rsidR="00A139D2">
        <w:t xml:space="preserve"> </w:t>
      </w:r>
    </w:p>
    <w:p w14:paraId="784C7559" w14:textId="078078F0" w:rsidR="00BD75B3" w:rsidRPr="004C2C3C" w:rsidRDefault="00BD75B3" w:rsidP="00BD75B3">
      <w:pPr>
        <w:pStyle w:val="Paragraphedeliste"/>
        <w:numPr>
          <w:ilvl w:val="0"/>
          <w:numId w:val="46"/>
        </w:numPr>
      </w:pPr>
      <w:r w:rsidRPr="004C2C3C">
        <w:t xml:space="preserve">Un </w:t>
      </w:r>
      <w:r w:rsidR="00C864E5" w:rsidRPr="004C2C3C">
        <w:t>mécanisme</w:t>
      </w:r>
      <w:r w:rsidRPr="004C2C3C">
        <w:t xml:space="preserve"> de récupération des données</w:t>
      </w:r>
      <w:r w:rsidR="00C864E5" w:rsidRPr="004C2C3C">
        <w:t xml:space="preserve"> </w:t>
      </w:r>
      <w:r w:rsidR="00574DB5">
        <w:t>(</w:t>
      </w:r>
      <w:r w:rsidR="004211B9">
        <w:t>différents</w:t>
      </w:r>
      <w:r w:rsidR="00C864E5" w:rsidRPr="004C2C3C">
        <w:t xml:space="preserve"> logs</w:t>
      </w:r>
      <w:r w:rsidR="004211B9">
        <w:t>)</w:t>
      </w:r>
      <w:r w:rsidR="00362C57">
        <w:t> ;</w:t>
      </w:r>
    </w:p>
    <w:p w14:paraId="56EF6779" w14:textId="25632DF3" w:rsidR="00BD75B3" w:rsidRPr="004C2C3C" w:rsidRDefault="00BD75B3" w:rsidP="00BD75B3">
      <w:pPr>
        <w:pStyle w:val="Paragraphedeliste"/>
        <w:numPr>
          <w:ilvl w:val="0"/>
          <w:numId w:val="46"/>
        </w:numPr>
      </w:pPr>
      <w:r w:rsidRPr="004C2C3C">
        <w:t>Un</w:t>
      </w:r>
      <w:r w:rsidR="00C864E5" w:rsidRPr="004C2C3C">
        <w:t xml:space="preserve"> espace </w:t>
      </w:r>
      <w:r w:rsidRPr="004C2C3C">
        <w:t>de stockage des données transmises</w:t>
      </w:r>
      <w:r w:rsidR="00362C57">
        <w:t xml:space="preserve"> ; </w:t>
      </w:r>
    </w:p>
    <w:p w14:paraId="763D301E" w14:textId="2CC41177" w:rsidR="00BD75B3" w:rsidRPr="004C2C3C" w:rsidRDefault="00A5202D" w:rsidP="00BD75B3">
      <w:pPr>
        <w:pStyle w:val="Paragraphedeliste"/>
        <w:numPr>
          <w:ilvl w:val="0"/>
          <w:numId w:val="46"/>
        </w:numPr>
      </w:pPr>
      <w:r w:rsidRPr="004C2C3C">
        <w:t>Un outil</w:t>
      </w:r>
      <w:r w:rsidR="00C864E5" w:rsidRPr="004C2C3C">
        <w:t xml:space="preserve"> de </w:t>
      </w:r>
      <w:r w:rsidR="00C864E5" w:rsidRPr="003D6B87">
        <w:rPr>
          <w:i/>
        </w:rPr>
        <w:t>monitoring</w:t>
      </w:r>
      <w:r w:rsidR="00C864E5" w:rsidRPr="004C2C3C">
        <w:t xml:space="preserve"> et </w:t>
      </w:r>
      <w:r w:rsidRPr="004C2C3C">
        <w:t>d</w:t>
      </w:r>
      <w:r w:rsidR="007C1923">
        <w:t>e notifications</w:t>
      </w:r>
      <w:r w:rsidR="00362C57">
        <w:t> ;</w:t>
      </w:r>
    </w:p>
    <w:p w14:paraId="39367337" w14:textId="78DECE5B" w:rsidR="00A5202D" w:rsidRPr="004C2C3C" w:rsidRDefault="00A5202D" w:rsidP="00BD75B3">
      <w:pPr>
        <w:pStyle w:val="Paragraphedeliste"/>
        <w:numPr>
          <w:ilvl w:val="0"/>
          <w:numId w:val="46"/>
        </w:numPr>
      </w:pPr>
      <w:r w:rsidRPr="004C2C3C">
        <w:t xml:space="preserve">Une capacité d’analyse des logs par des algorithmes de </w:t>
      </w:r>
      <w:r w:rsidR="00AF5E05" w:rsidRPr="003768A3">
        <w:rPr>
          <w:i/>
        </w:rPr>
        <w:t>M</w:t>
      </w:r>
      <w:r w:rsidRPr="003768A3">
        <w:rPr>
          <w:i/>
        </w:rPr>
        <w:t xml:space="preserve">achine </w:t>
      </w:r>
      <w:r w:rsidR="00AF5E05" w:rsidRPr="003768A3">
        <w:rPr>
          <w:i/>
        </w:rPr>
        <w:t>L</w:t>
      </w:r>
      <w:r w:rsidRPr="003768A3">
        <w:rPr>
          <w:i/>
        </w:rPr>
        <w:t>earning</w:t>
      </w:r>
      <w:r w:rsidR="00362C57">
        <w:rPr>
          <w:i/>
        </w:rPr>
        <w:t>.</w:t>
      </w:r>
    </w:p>
    <w:p w14:paraId="18900C9F" w14:textId="384C1B53" w:rsidR="00A938BE" w:rsidRPr="004C2C3C" w:rsidRDefault="00E81635" w:rsidP="007B3DCC">
      <w:pPr>
        <w:pStyle w:val="Sansinterligne"/>
        <w:jc w:val="center"/>
      </w:pPr>
      <w:r w:rsidRPr="00E81635">
        <w:rPr>
          <w:noProof/>
        </w:rPr>
        <w:drawing>
          <wp:inline distT="0" distB="0" distL="0" distR="0" wp14:anchorId="4550879E" wp14:editId="2A89FD92">
            <wp:extent cx="5648178" cy="2150745"/>
            <wp:effectExtent l="0" t="0" r="3810" b="0"/>
            <wp:docPr id="979226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6920" name=""/>
                    <pic:cNvPicPr/>
                  </pic:nvPicPr>
                  <pic:blipFill rotWithShape="1">
                    <a:blip r:embed="rId14"/>
                    <a:srcRect r="1454"/>
                    <a:stretch/>
                  </pic:blipFill>
                  <pic:spPr bwMode="auto">
                    <a:xfrm>
                      <a:off x="0" y="0"/>
                      <a:ext cx="5648178" cy="2150745"/>
                    </a:xfrm>
                    <a:prstGeom prst="rect">
                      <a:avLst/>
                    </a:prstGeom>
                    <a:ln>
                      <a:noFill/>
                    </a:ln>
                    <a:extLst>
                      <a:ext uri="{53640926-AAD7-44D8-BBD7-CCE9431645EC}">
                        <a14:shadowObscured xmlns:a14="http://schemas.microsoft.com/office/drawing/2010/main"/>
                      </a:ext>
                    </a:extLst>
                  </pic:spPr>
                </pic:pic>
              </a:graphicData>
            </a:graphic>
          </wp:inline>
        </w:drawing>
      </w:r>
    </w:p>
    <w:p w14:paraId="7D86C499" w14:textId="4FB78B76" w:rsidR="006071D4" w:rsidRPr="004C2C3C" w:rsidRDefault="00A938BE" w:rsidP="00D52638">
      <w:pPr>
        <w:pStyle w:val="Lgende"/>
      </w:pPr>
      <w:bookmarkStart w:id="12" w:name="_Toc184835479"/>
      <w:r w:rsidRPr="004C2C3C">
        <w:t xml:space="preserve">Figure </w:t>
      </w:r>
      <w:r>
        <w:fldChar w:fldCharType="begin"/>
      </w:r>
      <w:r>
        <w:instrText>SEQ Figure \* ARABIC</w:instrText>
      </w:r>
      <w:r>
        <w:fldChar w:fldCharType="separate"/>
      </w:r>
      <w:r w:rsidR="00ED07C5">
        <w:rPr>
          <w:noProof/>
        </w:rPr>
        <w:t>2</w:t>
      </w:r>
      <w:r>
        <w:fldChar w:fldCharType="end"/>
      </w:r>
      <w:r w:rsidRPr="004C2C3C">
        <w:t xml:space="preserve"> Schéma conceptuel de la solution </w:t>
      </w:r>
      <w:r w:rsidR="001248B3">
        <w:t>« Smart ETL »</w:t>
      </w:r>
      <w:bookmarkEnd w:id="12"/>
    </w:p>
    <w:p w14:paraId="466708D2" w14:textId="04016AFC" w:rsidR="00097BC7" w:rsidRDefault="00DE705D" w:rsidP="00DE705D">
      <w:pPr>
        <w:pStyle w:val="Titre2"/>
      </w:pPr>
      <w:r>
        <w:lastRenderedPageBreak/>
        <w:t>Problématiques &amp; enjeux du projet</w:t>
      </w:r>
    </w:p>
    <w:p w14:paraId="39C1FAD0" w14:textId="6D21D0CF" w:rsidR="00DE705D" w:rsidRDefault="00DE705D" w:rsidP="00DE705D">
      <w:r>
        <w:t xml:space="preserve">Des problématiques fortes se dégagent à partir de notre schéma fonctionnel de la solution Smart ETL et sont listées ci-dessous. </w:t>
      </w:r>
    </w:p>
    <w:p w14:paraId="61BFD334" w14:textId="77777777" w:rsidR="00DE705D" w:rsidRPr="009429AD" w:rsidRDefault="00DE705D" w:rsidP="00DE705D">
      <w:pPr>
        <w:rPr>
          <w:b/>
          <w:bCs/>
        </w:rPr>
      </w:pPr>
      <w:r w:rsidRPr="009429AD">
        <w:rPr>
          <w:b/>
          <w:bCs/>
        </w:rPr>
        <w:t>Comment collecter et stocker les données des logs ETL ?</w:t>
      </w:r>
    </w:p>
    <w:p w14:paraId="17166356" w14:textId="2C84C0F3" w:rsidR="00DE705D" w:rsidRDefault="00DE705D" w:rsidP="00DE705D">
      <w:r>
        <w:t xml:space="preserve">Primever n’utilise pas de solutions Cloud et dispose de sa propre infrastructure dite </w:t>
      </w:r>
      <w:r w:rsidR="00385377">
        <w:rPr>
          <w:i/>
          <w:iCs/>
        </w:rPr>
        <w:t>o</w:t>
      </w:r>
      <w:r w:rsidRPr="002472BB">
        <w:rPr>
          <w:i/>
          <w:iCs/>
        </w:rPr>
        <w:t>n-</w:t>
      </w:r>
      <w:r w:rsidR="00385377">
        <w:rPr>
          <w:i/>
          <w:iCs/>
        </w:rPr>
        <w:t>p</w:t>
      </w:r>
      <w:r w:rsidRPr="002472BB">
        <w:rPr>
          <w:i/>
          <w:iCs/>
        </w:rPr>
        <w:t>remise</w:t>
      </w:r>
      <w:r>
        <w:t>. Par exemple, l’entreprise possède son propre serveur pour la collecte et le stockage des données.</w:t>
      </w:r>
    </w:p>
    <w:p w14:paraId="50ED8DDE" w14:textId="4350933B" w:rsidR="00DE705D" w:rsidRDefault="00DE705D" w:rsidP="00DE705D">
      <w:r>
        <w:t>Tout d’abord, nous devons être capable de collecter les données de logs ETL issues de leur infrastructure simplement et de les stocker durablement. C’est un enjeu important du projet car toute l’architecture de l’application se basera sur cette structure.</w:t>
      </w:r>
    </w:p>
    <w:p w14:paraId="72CE7E1F" w14:textId="7B7207CC" w:rsidR="00DE705D" w:rsidRDefault="00DE705D" w:rsidP="00DE705D">
      <w:r>
        <w:t xml:space="preserve">Cette collecte, qui constitue notre propre système ETL, se base sur le langage Python et s’effectue avec des </w:t>
      </w:r>
      <w:r w:rsidRPr="00543ED7">
        <w:rPr>
          <w:i/>
          <w:iCs/>
        </w:rPr>
        <w:t>scripts</w:t>
      </w:r>
      <w:r>
        <w:t xml:space="preserve"> appropriés pour importer, transformer et charger les données.</w:t>
      </w:r>
      <w:r w:rsidR="009967F2">
        <w:t xml:space="preserve"> </w:t>
      </w:r>
      <w:r>
        <w:t>Ces données sont stockées dans une base de données relationnelle requêtable en SQL, langage maîtrisé par l’ensemble du groupe.</w:t>
      </w:r>
    </w:p>
    <w:p w14:paraId="76C96099" w14:textId="77777777" w:rsidR="00DE705D" w:rsidRDefault="00DE705D" w:rsidP="00DE705D">
      <w:r>
        <w:rPr>
          <w:rFonts w:ascii="Segoe UI Symbol" w:hAnsi="Segoe UI Symbol" w:cs="Segoe UI Symbol"/>
        </w:rPr>
        <w:t>⁠</w:t>
      </w:r>
      <w:r w:rsidRPr="009429AD">
        <w:rPr>
          <w:b/>
          <w:bCs/>
        </w:rPr>
        <w:t>Comment analyser ces données ?</w:t>
      </w:r>
    </w:p>
    <w:p w14:paraId="5937CE3C" w14:textId="1B75172F" w:rsidR="00DE705D" w:rsidRDefault="00DE705D" w:rsidP="00DE705D">
      <w:r>
        <w:t>Primever souhaite comprendre la signification des logs</w:t>
      </w:r>
      <w:r w:rsidR="009967F2">
        <w:t xml:space="preserve"> et</w:t>
      </w:r>
      <w:r>
        <w:t xml:space="preserve"> des pipelines de données associées </w:t>
      </w:r>
      <w:r w:rsidR="009967F2">
        <w:t>mais surtout comprendre</w:t>
      </w:r>
      <w:r>
        <w:t xml:space="preserve"> </w:t>
      </w:r>
      <w:r w:rsidR="009967F2">
        <w:t xml:space="preserve">quand et </w:t>
      </w:r>
      <w:r>
        <w:t xml:space="preserve">comment elles dysfonctionnent. Le choix de la méthode pour mener à bien cette analyse est </w:t>
      </w:r>
      <w:r w:rsidR="004F7AC9">
        <w:t>cruciale</w:t>
      </w:r>
      <w:r>
        <w:t xml:space="preserve"> afin d’obtenir des résultats exploitables. Dans le cas présent, ces logs seront traités avec des librairies Python telles que Pandas et visualisés avec Matplotlib.</w:t>
      </w:r>
    </w:p>
    <w:p w14:paraId="4CEFBF65" w14:textId="77777777" w:rsidR="00DE705D" w:rsidRPr="009429AD" w:rsidRDefault="00DE705D" w:rsidP="00DE705D">
      <w:pPr>
        <w:rPr>
          <w:b/>
          <w:bCs/>
        </w:rPr>
      </w:pPr>
      <w:r w:rsidRPr="009429AD">
        <w:rPr>
          <w:b/>
          <w:bCs/>
        </w:rPr>
        <w:t>Comment obtenir un flux de données continu et comment les monitorer ?</w:t>
      </w:r>
    </w:p>
    <w:p w14:paraId="248E593D" w14:textId="2D730797" w:rsidR="00DE705D" w:rsidRDefault="00DE705D" w:rsidP="00DE705D">
      <w:r>
        <w:t>Nous devrons également créer une infrastructure permettant la collecte des données en continu en s’appuyant sur des outils complets, par exemple avec Apache Airflow. Un second outil nous permettra de</w:t>
      </w:r>
      <w:r w:rsidR="00C35F52">
        <w:t xml:space="preserve"> superviser </w:t>
      </w:r>
      <w:r>
        <w:t>ces données en temps réel et de créer un système d’a</w:t>
      </w:r>
      <w:r w:rsidR="009967F2">
        <w:t>lerte</w:t>
      </w:r>
      <w:r>
        <w:t xml:space="preserve"> pour renforcer la valeur ajout</w:t>
      </w:r>
      <w:r w:rsidR="009967F2">
        <w:t>ée</w:t>
      </w:r>
      <w:r>
        <w:t xml:space="preserve"> au quotidien pour les équipes de Primever.</w:t>
      </w:r>
    </w:p>
    <w:p w14:paraId="040240F2" w14:textId="77777777" w:rsidR="00DE705D" w:rsidRPr="009429AD" w:rsidRDefault="00DE705D" w:rsidP="00DE705D">
      <w:pPr>
        <w:rPr>
          <w:b/>
          <w:bCs/>
        </w:rPr>
      </w:pPr>
      <w:r w:rsidRPr="009429AD">
        <w:rPr>
          <w:b/>
          <w:bCs/>
        </w:rPr>
        <w:t>Comment mettre en place un modèle d’IA automatisé et déployer l’application ?</w:t>
      </w:r>
    </w:p>
    <w:p w14:paraId="658237D6" w14:textId="77777777" w:rsidR="00DE705D" w:rsidRDefault="00DE705D" w:rsidP="00DE705D">
      <w:r>
        <w:t xml:space="preserve">Pour mettre en place une analyse des données automatisée avec du </w:t>
      </w:r>
      <w:r w:rsidRPr="00C35F52">
        <w:rPr>
          <w:i/>
          <w:iCs/>
        </w:rPr>
        <w:t>Machine Learning</w:t>
      </w:r>
      <w:r>
        <w:t xml:space="preserve">, il faut une approche interdisciplinaire qui combine les automatisations du DevOps avec celui du </w:t>
      </w:r>
      <w:r w:rsidRPr="00455FA5">
        <w:rPr>
          <w:i/>
          <w:iCs/>
        </w:rPr>
        <w:t>Machine Learning</w:t>
      </w:r>
      <w:r>
        <w:t xml:space="preserve"> : le MLOps. </w:t>
      </w:r>
    </w:p>
    <w:p w14:paraId="093959BD" w14:textId="125DE5F0" w:rsidR="00DE705D" w:rsidRDefault="00DE705D" w:rsidP="00DE705D">
      <w:r>
        <w:t xml:space="preserve">Dans le cadre du projet nous allons mettre en œuvre certaines briques du DevOps comme la containerisation pour faciliter les développements et le déploiement. Nous mettrons également en place des </w:t>
      </w:r>
      <w:r w:rsidRPr="00267338">
        <w:rPr>
          <w:i/>
          <w:iCs/>
        </w:rPr>
        <w:t>pipelines</w:t>
      </w:r>
      <w:r>
        <w:t xml:space="preserve"> de CI</w:t>
      </w:r>
      <w:r w:rsidR="009967F2">
        <w:t>/</w:t>
      </w:r>
      <w:r>
        <w:t xml:space="preserve">CD afin d’automatiser la génération d’image </w:t>
      </w:r>
      <w:r w:rsidR="004E697B">
        <w:t>D</w:t>
      </w:r>
      <w:r>
        <w:t xml:space="preserve">ocker dans la </w:t>
      </w:r>
      <w:r w:rsidR="009967F2" w:rsidRPr="009967F2">
        <w:t>Dépôt</w:t>
      </w:r>
      <w:r>
        <w:t xml:space="preserve"> d</w:t>
      </w:r>
      <w:r w:rsidR="009967F2">
        <w:t xml:space="preserve">’images de conteneur dans GitLab. Cela facilitera </w:t>
      </w:r>
      <w:r>
        <w:t xml:space="preserve">le déploiement sur une plateforme de test pour les présentations à l’entreprise. </w:t>
      </w:r>
    </w:p>
    <w:p w14:paraId="1ACFD04B" w14:textId="77777777" w:rsidR="009967F2" w:rsidRDefault="009967F2" w:rsidP="00DE705D"/>
    <w:p w14:paraId="687199FC" w14:textId="594B836B" w:rsidR="00B0136A" w:rsidRPr="00821C5A" w:rsidRDefault="00DE705D" w:rsidP="00821C5A">
      <w:r>
        <w:t xml:space="preserve">Chaque livrable de ce projet, détaillé </w:t>
      </w:r>
      <w:r w:rsidR="009967F2">
        <w:t xml:space="preserve">dans </w:t>
      </w:r>
      <w:hyperlink w:anchor="_Identification_des_livrables" w:history="1">
        <w:r w:rsidR="009967F2" w:rsidRPr="009967F2">
          <w:rPr>
            <w:rStyle w:val="Lienhypertexte"/>
          </w:rPr>
          <w:t>Identification des livrables et aperçu de leurs contenus</w:t>
        </w:r>
      </w:hyperlink>
      <w:r>
        <w:t>, répond à un des enjeux cités ici, afin que l’application complète soit stable et robuste</w:t>
      </w:r>
      <w:bookmarkStart w:id="13" w:name="_Toc184560147"/>
      <w:bookmarkStart w:id="14" w:name="_Toc184567632"/>
      <w:bookmarkStart w:id="15" w:name="_Toc184661128"/>
      <w:r w:rsidR="00821C5A">
        <w:t>.</w:t>
      </w:r>
      <w:r w:rsidR="00027235">
        <w:br w:type="page"/>
      </w:r>
    </w:p>
    <w:p w14:paraId="70C529C8" w14:textId="32B24DCE" w:rsidR="00B2023F" w:rsidRPr="004C2C3C" w:rsidRDefault="7D91977E" w:rsidP="00706ED5">
      <w:pPr>
        <w:pStyle w:val="Titre1"/>
      </w:pPr>
      <w:bookmarkStart w:id="16" w:name="_Toc184845342"/>
      <w:r w:rsidRPr="004C2C3C">
        <w:lastRenderedPageBreak/>
        <w:t>E</w:t>
      </w:r>
      <w:r w:rsidR="0A91CCCA" w:rsidRPr="004C2C3C">
        <w:t>nvironnement de travail (matériel et logiciel)</w:t>
      </w:r>
      <w:bookmarkEnd w:id="13"/>
      <w:bookmarkEnd w:id="14"/>
      <w:bookmarkEnd w:id="15"/>
      <w:bookmarkEnd w:id="16"/>
    </w:p>
    <w:p w14:paraId="0898761C" w14:textId="54E7D594" w:rsidR="00B2023F" w:rsidRPr="004C2C3C" w:rsidRDefault="6EE6A526" w:rsidP="00706ED5">
      <w:pPr>
        <w:pStyle w:val="Titre2"/>
      </w:pPr>
      <w:r w:rsidRPr="004C2C3C">
        <w:t>Matériel</w:t>
      </w:r>
    </w:p>
    <w:p w14:paraId="55DC800F" w14:textId="77777777" w:rsidR="6EE6A526" w:rsidRPr="004C2C3C" w:rsidRDefault="6EE6A526" w:rsidP="00706ED5">
      <w:r w:rsidRPr="004C2C3C">
        <w:t xml:space="preserve">Pour mener à bien notre projet, nous disposons de plusieurs ressources. </w:t>
      </w:r>
    </w:p>
    <w:p w14:paraId="1512BD58" w14:textId="67F0DF43" w:rsidR="00B2023F" w:rsidRDefault="00201DB0" w:rsidP="00706ED5">
      <w:r>
        <w:t>N</w:t>
      </w:r>
      <w:r w:rsidR="000562D1">
        <w:t>otre outil de travail principal restera nos machines personnelles : chacun des membres de l’équipe dispose de son ordinateur portable pour travailler. En complément, ayant 3 membres de l’équipe au sein de MS SIO, nous avons également 3 postes de travail (mac mini, écran 27 pouces, clavier, souris) de la salle du MS SIO. Physiquement, nous pourrons donc utiliser la salle du MS SIO ou d’autres salles de Centrale Supélec pour nos sessions de travail en groupe</w:t>
      </w:r>
      <w:r w:rsidR="00C4573D">
        <w:t>.</w:t>
      </w:r>
      <w:r w:rsidR="00C4573D" w:rsidRPr="004C2C3C">
        <w:t xml:space="preserve"> </w:t>
      </w:r>
    </w:p>
    <w:p w14:paraId="1F2C24AF" w14:textId="0764F792" w:rsidR="00B2023F" w:rsidRPr="004C2C3C" w:rsidRDefault="4321A9E0" w:rsidP="00706ED5">
      <w:pPr>
        <w:pStyle w:val="Titre2"/>
      </w:pPr>
      <w:r w:rsidRPr="004C2C3C">
        <w:t>Logiciel</w:t>
      </w:r>
    </w:p>
    <w:p w14:paraId="6506446C" w14:textId="02754A4F" w:rsidR="4321A9E0" w:rsidRPr="004C2C3C" w:rsidRDefault="4321A9E0" w:rsidP="00706ED5">
      <w:r w:rsidRPr="004C2C3C">
        <w:t xml:space="preserve">Sur le plan logiciel, nous avons </w:t>
      </w:r>
      <w:r w:rsidR="0748DBC1" w:rsidRPr="004C2C3C">
        <w:t>sélectionné</w:t>
      </w:r>
      <w:r w:rsidRPr="004C2C3C">
        <w:t xml:space="preserve"> plusieurs outils pour </w:t>
      </w:r>
      <w:r w:rsidR="76CA87F3" w:rsidRPr="004C2C3C">
        <w:t>travailler.</w:t>
      </w:r>
    </w:p>
    <w:p w14:paraId="6608BAD6" w14:textId="3DB8B2DA" w:rsidR="008F4340" w:rsidRPr="00CE2C7C" w:rsidRDefault="76CA87F3" w:rsidP="00706ED5">
      <w:pPr>
        <w:rPr>
          <w:u w:val="single"/>
        </w:rPr>
      </w:pPr>
      <w:r w:rsidRPr="00CE2C7C">
        <w:rPr>
          <w:u w:val="single"/>
        </w:rPr>
        <w:t xml:space="preserve">Pour la communication </w:t>
      </w:r>
      <w:r w:rsidR="13F57A29" w:rsidRPr="00CE2C7C">
        <w:rPr>
          <w:u w:val="single"/>
        </w:rPr>
        <w:t>:</w:t>
      </w:r>
    </w:p>
    <w:p w14:paraId="59D26B6C" w14:textId="6A3400A4" w:rsidR="056BC642" w:rsidRPr="004C2C3C" w:rsidRDefault="76CA87F3" w:rsidP="671F641C">
      <w:pPr>
        <w:pStyle w:val="Paragraphedeliste"/>
        <w:numPr>
          <w:ilvl w:val="0"/>
          <w:numId w:val="26"/>
        </w:numPr>
      </w:pPr>
      <w:r w:rsidRPr="004C2C3C">
        <w:rPr>
          <w:b/>
        </w:rPr>
        <w:t>Notion</w:t>
      </w:r>
      <w:r w:rsidR="3B360DBD" w:rsidRPr="004C2C3C">
        <w:rPr>
          <w:b/>
        </w:rPr>
        <w:t xml:space="preserve"> </w:t>
      </w:r>
      <w:r w:rsidR="3B360DBD" w:rsidRPr="004C2C3C">
        <w:t xml:space="preserve">: </w:t>
      </w:r>
      <w:r w:rsidR="1FB232F7" w:rsidRPr="004C2C3C">
        <w:t>initialement</w:t>
      </w:r>
      <w:r w:rsidR="3B360DBD" w:rsidRPr="004C2C3C">
        <w:t xml:space="preserve"> un outil </w:t>
      </w:r>
      <w:r w:rsidR="3B360DBD" w:rsidRPr="00A64C83">
        <w:rPr>
          <w:i/>
        </w:rPr>
        <w:t>no-code</w:t>
      </w:r>
      <w:r w:rsidR="3B360DBD" w:rsidRPr="004C2C3C">
        <w:t xml:space="preserve"> de productivité, cette application </w:t>
      </w:r>
      <w:r w:rsidR="3B360DBD" w:rsidRPr="00A64C83">
        <w:rPr>
          <w:i/>
        </w:rPr>
        <w:t>Freemium</w:t>
      </w:r>
      <w:r w:rsidR="3B360DBD" w:rsidRPr="004C2C3C">
        <w:t xml:space="preserve"> propose un espace de travail collaboratif</w:t>
      </w:r>
      <w:r w:rsidRPr="004C2C3C">
        <w:t xml:space="preserve"> pour </w:t>
      </w:r>
      <w:r w:rsidR="36559FA7" w:rsidRPr="004C2C3C">
        <w:t>la gestion</w:t>
      </w:r>
      <w:r w:rsidRPr="004C2C3C">
        <w:t xml:space="preserve"> </w:t>
      </w:r>
      <w:r w:rsidR="3BDBC53F" w:rsidRPr="004C2C3C">
        <w:t>des</w:t>
      </w:r>
      <w:r w:rsidRPr="004C2C3C">
        <w:t xml:space="preserve"> notes, </w:t>
      </w:r>
      <w:r w:rsidR="36559FA7" w:rsidRPr="004C2C3C">
        <w:t xml:space="preserve">des tableaux, des tâches, des projets, ainsi que des documentations internes. Il est entièrement personnalisable et accessible facilement par navigateur Web. </w:t>
      </w:r>
      <w:r w:rsidR="7781BE0D" w:rsidRPr="004C2C3C">
        <w:t xml:space="preserve">Nous l’utilisons pour </w:t>
      </w:r>
      <w:r w:rsidR="1023E80B" w:rsidRPr="004C2C3C">
        <w:t>pa</w:t>
      </w:r>
      <w:r w:rsidR="7781BE0D" w:rsidRPr="004C2C3C">
        <w:t xml:space="preserve">rtager et stocker des notes et des documents qui ne sont ni du code ni de la documentation sur le code. </w:t>
      </w:r>
      <w:r w:rsidR="36559FA7" w:rsidRPr="004C2C3C">
        <w:t xml:space="preserve">Nous l’utilisons également pour effectuer le </w:t>
      </w:r>
      <w:r w:rsidRPr="004C2C3C">
        <w:t xml:space="preserve">suivi des tâches (voir </w:t>
      </w:r>
      <w:hyperlink w:anchor="_Gestion_des_tâches" w:history="1">
        <w:r w:rsidR="00F66BC0" w:rsidRPr="00F66BC0">
          <w:rPr>
            <w:rStyle w:val="Lienhypertexte"/>
          </w:rPr>
          <w:t>Gestion des tâches avec Kanban</w:t>
        </w:r>
      </w:hyperlink>
      <w:r w:rsidR="00F66BC0">
        <w:t xml:space="preserve">). </w:t>
      </w:r>
    </w:p>
    <w:p w14:paraId="1A7D1E99" w14:textId="5ADD1A5B" w:rsidR="056BC642" w:rsidRPr="004C2C3C" w:rsidRDefault="2E3BE5AD" w:rsidP="729C22B1">
      <w:pPr>
        <w:pStyle w:val="Paragraphedeliste"/>
        <w:numPr>
          <w:ilvl w:val="0"/>
          <w:numId w:val="26"/>
        </w:numPr>
      </w:pPr>
      <w:r w:rsidRPr="004C2C3C">
        <w:rPr>
          <w:b/>
          <w:bCs/>
        </w:rPr>
        <w:t>Suite Microsoft Office</w:t>
      </w:r>
      <w:r w:rsidR="017AB364" w:rsidRPr="004C2C3C">
        <w:rPr>
          <w:b/>
        </w:rPr>
        <w:t xml:space="preserve"> </w:t>
      </w:r>
      <w:r w:rsidR="017AB364" w:rsidRPr="004C2C3C">
        <w:t xml:space="preserve">: </w:t>
      </w:r>
      <w:r w:rsidR="14CE4037" w:rsidRPr="004C2C3C">
        <w:t>cette</w:t>
      </w:r>
      <w:r w:rsidR="4C6872DF" w:rsidRPr="004C2C3C">
        <w:t xml:space="preserve"> </w:t>
      </w:r>
      <w:r w:rsidR="14CE4037" w:rsidRPr="004C2C3C">
        <w:t xml:space="preserve">suite applicative est </w:t>
      </w:r>
      <w:r w:rsidR="017AB364" w:rsidRPr="004C2C3C">
        <w:t>bien connue du grand public</w:t>
      </w:r>
      <w:r w:rsidR="390AA559" w:rsidRPr="004C2C3C">
        <w:t xml:space="preserve">. Nous utilisions certaines de ses applications, à savoir : </w:t>
      </w:r>
    </w:p>
    <w:p w14:paraId="23C6A5F8" w14:textId="1C2265E5" w:rsidR="056BC642" w:rsidRPr="004C2C3C" w:rsidRDefault="390AA559" w:rsidP="6AC13A4A">
      <w:pPr>
        <w:pStyle w:val="Paragraphedeliste"/>
        <w:numPr>
          <w:ilvl w:val="1"/>
          <w:numId w:val="26"/>
        </w:numPr>
      </w:pPr>
      <w:r w:rsidRPr="004C2C3C">
        <w:rPr>
          <w:b/>
        </w:rPr>
        <w:t xml:space="preserve">Teams </w:t>
      </w:r>
      <w:r w:rsidRPr="004C2C3C">
        <w:t>:</w:t>
      </w:r>
      <w:r w:rsidR="017AB364" w:rsidRPr="004C2C3C">
        <w:t xml:space="preserve"> pour les réunions en visioconférence avec Primever</w:t>
      </w:r>
      <w:r w:rsidR="00454398">
        <w:t> ;</w:t>
      </w:r>
      <w:r w:rsidR="0F5EB6AE" w:rsidRPr="004C2C3C">
        <w:t xml:space="preserve"> </w:t>
      </w:r>
    </w:p>
    <w:p w14:paraId="2E5A82B6" w14:textId="52DA55BF" w:rsidR="63817606" w:rsidRPr="004C2C3C" w:rsidRDefault="001F6AC7" w:rsidP="7DB3D3EE">
      <w:pPr>
        <w:pStyle w:val="Paragraphedeliste"/>
        <w:numPr>
          <w:ilvl w:val="1"/>
          <w:numId w:val="26"/>
        </w:numPr>
      </w:pPr>
      <w:r w:rsidRPr="004C2C3C">
        <w:rPr>
          <w:b/>
        </w:rPr>
        <w:t>Word</w:t>
      </w:r>
      <w:r w:rsidR="63817606" w:rsidRPr="004C2C3C">
        <w:rPr>
          <w:b/>
        </w:rPr>
        <w:t xml:space="preserve"> </w:t>
      </w:r>
      <w:r w:rsidR="63817606" w:rsidRPr="004C2C3C">
        <w:t xml:space="preserve">: </w:t>
      </w:r>
      <w:r w:rsidR="4098440C" w:rsidRPr="004C2C3C">
        <w:t>pour la rédaction de documents, qui peut se faire à plusieurs</w:t>
      </w:r>
      <w:r w:rsidR="00CE2C7C">
        <w:t>,</w:t>
      </w:r>
      <w:r w:rsidR="4098440C" w:rsidRPr="004C2C3C">
        <w:t xml:space="preserve"> en </w:t>
      </w:r>
      <w:r w:rsidR="00CE2C7C">
        <w:t xml:space="preserve">synchrone ou asynchrone, </w:t>
      </w:r>
      <w:r w:rsidR="4098440C">
        <w:t xml:space="preserve">en </w:t>
      </w:r>
      <w:r w:rsidR="4098440C" w:rsidRPr="004C2C3C">
        <w:t>travaillant en ligne</w:t>
      </w:r>
      <w:r w:rsidR="00454398">
        <w:t> ;</w:t>
      </w:r>
    </w:p>
    <w:p w14:paraId="3C1FF2C0" w14:textId="4196FBD1" w:rsidR="67A39313" w:rsidRPr="004C2C3C" w:rsidRDefault="67A39313" w:rsidP="7584664F">
      <w:pPr>
        <w:pStyle w:val="Paragraphedeliste"/>
        <w:numPr>
          <w:ilvl w:val="1"/>
          <w:numId w:val="26"/>
        </w:numPr>
      </w:pPr>
      <w:r w:rsidRPr="004C2C3C">
        <w:rPr>
          <w:b/>
        </w:rPr>
        <w:t xml:space="preserve">Outlook </w:t>
      </w:r>
      <w:r w:rsidRPr="004C2C3C">
        <w:t>: pour communiquer par mail en asynchrone avec Primever.</w:t>
      </w:r>
    </w:p>
    <w:p w14:paraId="085B08A2" w14:textId="53269F4B" w:rsidR="54A606FB" w:rsidRPr="004C2C3C" w:rsidRDefault="001F6AC7" w:rsidP="00B15842">
      <w:pPr>
        <w:pStyle w:val="Paragraphedeliste"/>
        <w:numPr>
          <w:ilvl w:val="0"/>
          <w:numId w:val="26"/>
        </w:numPr>
      </w:pPr>
      <w:r w:rsidRPr="004C2C3C">
        <w:rPr>
          <w:b/>
          <w:bCs/>
        </w:rPr>
        <w:t>WhatsApp</w:t>
      </w:r>
      <w:r w:rsidR="67A39313" w:rsidRPr="004C2C3C">
        <w:rPr>
          <w:b/>
          <w:bCs/>
        </w:rPr>
        <w:t xml:space="preserve"> </w:t>
      </w:r>
      <w:r w:rsidR="67A39313" w:rsidRPr="004C2C3C">
        <w:t>: cette application mobile</w:t>
      </w:r>
      <w:r w:rsidR="67A39313" w:rsidRPr="00454398">
        <w:rPr>
          <w:i/>
        </w:rPr>
        <w:t xml:space="preserve">/desktop </w:t>
      </w:r>
      <w:r w:rsidR="67A39313" w:rsidRPr="004C2C3C">
        <w:t>de Meta nous permet de communiquer facilement. Elle nous sert de canal de messagerie</w:t>
      </w:r>
      <w:r w:rsidR="0D236544" w:rsidRPr="004C2C3C">
        <w:t xml:space="preserve"> interne à notre groupe. </w:t>
      </w:r>
    </w:p>
    <w:p w14:paraId="6F19B2FB" w14:textId="0C104E3B" w:rsidR="008F4340" w:rsidRPr="00CE2C7C" w:rsidRDefault="1778F5EC" w:rsidP="00706ED5">
      <w:pPr>
        <w:rPr>
          <w:u w:val="single"/>
        </w:rPr>
      </w:pPr>
      <w:r w:rsidRPr="00CE2C7C">
        <w:rPr>
          <w:u w:val="single"/>
        </w:rPr>
        <w:t xml:space="preserve">Pour le </w:t>
      </w:r>
      <w:r w:rsidR="0DD17EE3" w:rsidRPr="00CE2C7C">
        <w:rPr>
          <w:u w:val="single"/>
        </w:rPr>
        <w:t xml:space="preserve">DevOps : </w:t>
      </w:r>
    </w:p>
    <w:p w14:paraId="3FE82BE3" w14:textId="0A7CAB80" w:rsidR="3B3A9B47" w:rsidRPr="004C2C3C" w:rsidRDefault="0D236544" w:rsidP="4B9BF30D">
      <w:pPr>
        <w:pStyle w:val="Paragraphedeliste"/>
        <w:numPr>
          <w:ilvl w:val="0"/>
          <w:numId w:val="26"/>
        </w:numPr>
      </w:pPr>
      <w:r w:rsidRPr="004C2C3C">
        <w:rPr>
          <w:b/>
        </w:rPr>
        <w:t>Gitlab CentraleSupélec</w:t>
      </w:r>
      <w:r w:rsidRPr="004C2C3C">
        <w:t xml:space="preserve"> : plateforme de développement logiciel open source qui combine les fonctionnalités de gestion de code source, d’intégration continue (CI), de livraison continue (CD), de sécurité et de collaboration. Elle est conçue pour aider les équipes de développement à gérer leur cycle de vie DevOps de manière efficace et sécurisée. Nous l’utilisons pour partager et stocker d</w:t>
      </w:r>
      <w:r w:rsidR="4074692D" w:rsidRPr="004C2C3C">
        <w:t xml:space="preserve">u code et de la documentation uniquement. </w:t>
      </w:r>
    </w:p>
    <w:p w14:paraId="1D3CDD7C" w14:textId="5C910114" w:rsidR="008F4340" w:rsidRPr="004C2C3C" w:rsidRDefault="57476608" w:rsidP="00C417CC">
      <w:pPr>
        <w:pStyle w:val="Paragraphedeliste"/>
        <w:numPr>
          <w:ilvl w:val="0"/>
          <w:numId w:val="26"/>
        </w:numPr>
      </w:pPr>
      <w:r w:rsidRPr="004C2C3C">
        <w:rPr>
          <w:b/>
        </w:rPr>
        <w:t xml:space="preserve">Docker </w:t>
      </w:r>
      <w:r w:rsidRPr="004C2C3C">
        <w:t xml:space="preserve">: </w:t>
      </w:r>
      <w:r w:rsidR="00C22712">
        <w:t>outil</w:t>
      </w:r>
      <w:r w:rsidR="07B3402C" w:rsidRPr="004C2C3C">
        <w:t xml:space="preserve"> </w:t>
      </w:r>
      <w:r w:rsidR="00FB5B32">
        <w:t>permettant</w:t>
      </w:r>
      <w:r w:rsidR="07B3402C" w:rsidRPr="004C2C3C">
        <w:t xml:space="preserve"> de créer, déployer et exécuter des applications à l’aide de conteneurs. </w:t>
      </w:r>
      <w:r w:rsidR="53C8772E" w:rsidRPr="004C2C3C">
        <w:t xml:space="preserve">Cela permet de faire </w:t>
      </w:r>
      <w:r w:rsidR="73B1D1FC" w:rsidRPr="004C2C3C">
        <w:t>abstraction</w:t>
      </w:r>
      <w:r w:rsidR="53C8772E" w:rsidRPr="004C2C3C">
        <w:t xml:space="preserve"> des différents environnements pour des appl</w:t>
      </w:r>
      <w:r w:rsidR="7760AB96" w:rsidRPr="004C2C3C">
        <w:t xml:space="preserve">ications s’exécutent de manière cohérente sur n’importe qu’elle machine. </w:t>
      </w:r>
    </w:p>
    <w:p w14:paraId="7D921EAE" w14:textId="4645466D" w:rsidR="008F4340" w:rsidRPr="00CE2C7C" w:rsidRDefault="5C28D586" w:rsidP="00706ED5">
      <w:pPr>
        <w:rPr>
          <w:u w:val="single"/>
        </w:rPr>
      </w:pPr>
      <w:r w:rsidRPr="00CE2C7C">
        <w:rPr>
          <w:u w:val="single"/>
        </w:rPr>
        <w:t xml:space="preserve">Pour le développement, l’analyse de données et la </w:t>
      </w:r>
      <w:r w:rsidRPr="00530424">
        <w:rPr>
          <w:i/>
          <w:u w:val="single"/>
        </w:rPr>
        <w:t>data science</w:t>
      </w:r>
      <w:r w:rsidRPr="00CE2C7C">
        <w:rPr>
          <w:u w:val="single"/>
        </w:rPr>
        <w:t xml:space="preserve"> : </w:t>
      </w:r>
    </w:p>
    <w:p w14:paraId="0F2BCE99" w14:textId="21EBE8CB" w:rsidR="5C28D586" w:rsidRPr="004C2C3C" w:rsidRDefault="68E2BCEE" w:rsidP="031A76C9">
      <w:pPr>
        <w:pStyle w:val="Paragraphedeliste"/>
        <w:numPr>
          <w:ilvl w:val="0"/>
          <w:numId w:val="27"/>
        </w:numPr>
      </w:pPr>
      <w:r w:rsidRPr="004C2C3C">
        <w:rPr>
          <w:b/>
          <w:bCs/>
        </w:rPr>
        <w:t xml:space="preserve">IDE </w:t>
      </w:r>
      <w:r w:rsidRPr="004C2C3C">
        <w:t xml:space="preserve">: </w:t>
      </w:r>
      <w:r w:rsidR="27A7622D" w:rsidRPr="004C2C3C">
        <w:t xml:space="preserve">environnement intégré de développement, chacun de nous utilise </w:t>
      </w:r>
      <w:r w:rsidR="00381AE6">
        <w:t>l’</w:t>
      </w:r>
      <w:r w:rsidR="27A7622D">
        <w:t>IDE</w:t>
      </w:r>
      <w:r w:rsidR="00381AE6">
        <w:t xml:space="preserve"> de son choix</w:t>
      </w:r>
      <w:r w:rsidR="27A7622D" w:rsidRPr="004C2C3C">
        <w:t xml:space="preserve"> pour coder.</w:t>
      </w:r>
      <w:r w:rsidR="288CF5B5" w:rsidRPr="004C2C3C">
        <w:t xml:space="preserve"> </w:t>
      </w:r>
    </w:p>
    <w:p w14:paraId="11CB3382" w14:textId="6B5D7C1A" w:rsidR="4297DF65" w:rsidRPr="004C2C3C" w:rsidRDefault="68E2BCEE" w:rsidP="4297DF65">
      <w:pPr>
        <w:pStyle w:val="Paragraphedeliste"/>
        <w:numPr>
          <w:ilvl w:val="0"/>
          <w:numId w:val="27"/>
        </w:numPr>
      </w:pPr>
      <w:r w:rsidRPr="004C2C3C">
        <w:rPr>
          <w:b/>
          <w:bCs/>
        </w:rPr>
        <w:lastRenderedPageBreak/>
        <w:t xml:space="preserve">Python </w:t>
      </w:r>
      <w:r w:rsidR="34826E53" w:rsidRPr="004C2C3C">
        <w:t xml:space="preserve">(libraires, notebooks) </w:t>
      </w:r>
      <w:r w:rsidR="5C774ED3" w:rsidRPr="004C2C3C">
        <w:t xml:space="preserve">: nous avons choisi Python comme langage de programmation pour plusieurs raisons. Premièrement, c’est un langage que nous connaissons et que nous avons pu </w:t>
      </w:r>
      <w:r w:rsidR="6EF4A4A2" w:rsidRPr="004C2C3C">
        <w:t>pratiquer</w:t>
      </w:r>
      <w:r w:rsidR="5C774ED3" w:rsidRPr="004C2C3C">
        <w:t xml:space="preserve"> dans le cadre du MS SIO. </w:t>
      </w:r>
      <w:r w:rsidR="5E154DA5" w:rsidRPr="004C2C3C">
        <w:t>Deuxièmement</w:t>
      </w:r>
      <w:r w:rsidR="5C774ED3" w:rsidRPr="004C2C3C">
        <w:t xml:space="preserve">, </w:t>
      </w:r>
      <w:r w:rsidR="635F5F77" w:rsidRPr="004C2C3C">
        <w:t xml:space="preserve">c’est </w:t>
      </w:r>
      <w:r w:rsidR="00850699">
        <w:t>un des</w:t>
      </w:r>
      <w:r w:rsidR="635F5F77">
        <w:t xml:space="preserve"> langage</w:t>
      </w:r>
      <w:r w:rsidR="00850699">
        <w:t>s</w:t>
      </w:r>
      <w:r w:rsidR="635F5F77" w:rsidRPr="004C2C3C">
        <w:t xml:space="preserve"> le plus utilisé actuellement</w:t>
      </w:r>
      <w:r w:rsidR="00850699">
        <w:t>.</w:t>
      </w:r>
      <w:r w:rsidR="6EF3FA09" w:rsidRPr="004C2C3C">
        <w:t xml:space="preserve"> Enfin troisièmement, </w:t>
      </w:r>
      <w:r w:rsidR="657C0306" w:rsidRPr="004C2C3C">
        <w:t xml:space="preserve">la possibilité de travailler avec des notebooks est une autre force de Python. </w:t>
      </w:r>
      <w:r w:rsidR="00BB6342">
        <w:t>Ce troisième point</w:t>
      </w:r>
      <w:r w:rsidR="657C0306" w:rsidRPr="004C2C3C">
        <w:t xml:space="preserve"> nous a</w:t>
      </w:r>
      <w:r w:rsidR="0A4E3CE3" w:rsidRPr="004C2C3C">
        <w:t xml:space="preserve"> </w:t>
      </w:r>
      <w:r w:rsidR="657C0306" w:rsidRPr="004C2C3C">
        <w:t xml:space="preserve">permis d’explorer les logs et </w:t>
      </w:r>
      <w:r w:rsidR="00BB6342">
        <w:t>de rendre</w:t>
      </w:r>
      <w:r w:rsidR="657C0306" w:rsidRPr="004C2C3C">
        <w:t xml:space="preserve"> le code </w:t>
      </w:r>
      <w:r w:rsidR="08DDF287" w:rsidRPr="004C2C3C">
        <w:t xml:space="preserve">plus accessible pour Leyla. </w:t>
      </w:r>
    </w:p>
    <w:p w14:paraId="11A8BB25" w14:textId="51353FD0" w:rsidR="20EBCF59" w:rsidRPr="004C2C3C" w:rsidRDefault="68E2BCEE" w:rsidP="00706ED5">
      <w:pPr>
        <w:pStyle w:val="Paragraphedeliste"/>
        <w:numPr>
          <w:ilvl w:val="0"/>
          <w:numId w:val="27"/>
        </w:numPr>
      </w:pPr>
      <w:r w:rsidRPr="004C2C3C">
        <w:rPr>
          <w:b/>
          <w:bCs/>
        </w:rPr>
        <w:t>S</w:t>
      </w:r>
      <w:r w:rsidR="24CCA0A3" w:rsidRPr="004C2C3C">
        <w:rPr>
          <w:b/>
          <w:bCs/>
        </w:rPr>
        <w:t xml:space="preserve">QL </w:t>
      </w:r>
      <w:r w:rsidRPr="004C2C3C">
        <w:t>(Po</w:t>
      </w:r>
      <w:r w:rsidR="1C832AFD" w:rsidRPr="004C2C3C">
        <w:t>stgreSQL, PgAdmin)</w:t>
      </w:r>
      <w:r w:rsidR="38F18FB9" w:rsidRPr="004C2C3C">
        <w:t xml:space="preserve"> :</w:t>
      </w:r>
      <w:r w:rsidR="3641D60A" w:rsidRPr="004C2C3C">
        <w:t xml:space="preserve"> </w:t>
      </w:r>
      <w:r w:rsidR="00876398">
        <w:t>n</w:t>
      </w:r>
      <w:r w:rsidR="3641D60A" w:rsidRPr="004C2C3C">
        <w:t xml:space="preserve">ous avons choisi une base de données SQL initialement car nous n’avions pas de contraintes/besoins qui auraient </w:t>
      </w:r>
      <w:r w:rsidR="00725417" w:rsidRPr="004C2C3C">
        <w:t>nécessitée</w:t>
      </w:r>
      <w:r w:rsidR="513C0A22" w:rsidRPr="004C2C3C">
        <w:t xml:space="preserve"> du NoSQL. Nous avons opté pour PostgreSQL comme serveur et PGAdmin4 comme client car Manon avait déjà travaillé avec ces outils. </w:t>
      </w:r>
    </w:p>
    <w:p w14:paraId="23FA231E" w14:textId="77777777" w:rsidR="00B0136A" w:rsidRDefault="00B0136A" w:rsidP="00B0136A">
      <w:pPr>
        <w:ind w:left="360"/>
      </w:pPr>
    </w:p>
    <w:p w14:paraId="7E62B04E" w14:textId="51F1A3FA" w:rsidR="00146932" w:rsidRPr="004C2C3C" w:rsidRDefault="01E0DC5C" w:rsidP="00706ED5">
      <w:pPr>
        <w:pStyle w:val="Titre1"/>
      </w:pPr>
      <w:bookmarkStart w:id="17" w:name="_Toc184560148"/>
      <w:bookmarkStart w:id="18" w:name="_Toc184567633"/>
      <w:bookmarkStart w:id="19" w:name="_Toc184661129"/>
      <w:bookmarkStart w:id="20" w:name="_Toc184845343"/>
      <w:r w:rsidRPr="004C2C3C">
        <w:t>O</w:t>
      </w:r>
      <w:r w:rsidR="0A91CCCA" w:rsidRPr="004C2C3C">
        <w:t>rganisation</w:t>
      </w:r>
      <w:bookmarkEnd w:id="17"/>
      <w:bookmarkEnd w:id="18"/>
      <w:bookmarkEnd w:id="19"/>
      <w:bookmarkEnd w:id="20"/>
    </w:p>
    <w:p w14:paraId="012A87FA" w14:textId="67183697" w:rsidR="00146932" w:rsidRPr="004C2C3C" w:rsidRDefault="002F6BE6" w:rsidP="00706ED5">
      <w:pPr>
        <w:pStyle w:val="Titre2"/>
      </w:pPr>
      <w:r w:rsidRPr="004C2C3C">
        <w:t>Organisation et rôles au sein de l'équipe</w:t>
      </w:r>
    </w:p>
    <w:p w14:paraId="78923354" w14:textId="2EAF67F2" w:rsidR="00165CFC" w:rsidRPr="004C2C3C" w:rsidRDefault="0057151F" w:rsidP="00706ED5">
      <w:r w:rsidRPr="004C2C3C">
        <w:t>Dans le cadre de ce projet, nous avons adopté une méthodologie</w:t>
      </w:r>
      <w:r w:rsidRPr="004C2C3C">
        <w:rPr>
          <w:b/>
          <w:bCs/>
        </w:rPr>
        <w:t xml:space="preserve"> Agile</w:t>
      </w:r>
      <w:r w:rsidRPr="004C2C3C">
        <w:t xml:space="preserve"> pour structurer notre travail de manière itérative et collaborative. Cette méthodologie nous permet de rester flexibles face aux besoins évolutifs du projet tout en maintenant un cadre rigoureux pour la planification et l'exécution des tâches. </w:t>
      </w:r>
    </w:p>
    <w:p w14:paraId="67F22489" w14:textId="19737E48" w:rsidR="00165CFC" w:rsidRPr="004C2C3C" w:rsidRDefault="00F2620F" w:rsidP="00706ED5">
      <w:pPr>
        <w:pStyle w:val="Titre2"/>
      </w:pPr>
      <w:r w:rsidRPr="004C2C3C">
        <w:t>Rôles au sein de l'équipe</w:t>
      </w:r>
    </w:p>
    <w:p w14:paraId="082B0CF9" w14:textId="32180A55" w:rsidR="00F64E8D" w:rsidRDefault="00435C5D" w:rsidP="00706ED5">
      <w:r w:rsidRPr="004C2C3C">
        <w:t xml:space="preserve">Pour garantir une organisation efficace, chaque membre de l'équipe s’est vu attribuer des responsabilités spécifiques, comme illustré dans le </w:t>
      </w:r>
      <w:r w:rsidR="007A5ECA">
        <w:t xml:space="preserve">la figure 3. Ces rôles peuvent évoluer dans le temps en fonction de nos besoins. </w:t>
      </w:r>
    </w:p>
    <w:tbl>
      <w:tblPr>
        <w:tblStyle w:val="Grilledutableau"/>
        <w:tblW w:w="9072" w:type="dxa"/>
        <w:tblLook w:val="04A0" w:firstRow="1" w:lastRow="0" w:firstColumn="1" w:lastColumn="0" w:noHBand="0" w:noVBand="1"/>
      </w:tblPr>
      <w:tblGrid>
        <w:gridCol w:w="3823"/>
        <w:gridCol w:w="1138"/>
        <w:gridCol w:w="1559"/>
        <w:gridCol w:w="1134"/>
        <w:gridCol w:w="1418"/>
      </w:tblGrid>
      <w:tr w:rsidR="003F2CBE" w:rsidRPr="004C2C3C" w14:paraId="283744BF" w14:textId="77777777" w:rsidTr="00F33D07">
        <w:tc>
          <w:tcPr>
            <w:tcW w:w="3823" w:type="dxa"/>
            <w:shd w:val="clear" w:color="auto" w:fill="BFBFBF" w:themeFill="background1" w:themeFillShade="BF"/>
          </w:tcPr>
          <w:p w14:paraId="560A1DA4" w14:textId="77777777" w:rsidR="003F2CBE" w:rsidRPr="00F33D07" w:rsidRDefault="003F2CBE" w:rsidP="00706ED5">
            <w:pPr>
              <w:rPr>
                <w:b/>
                <w:bCs/>
                <w:color w:val="000000" w:themeColor="text1"/>
              </w:rPr>
            </w:pPr>
            <w:r w:rsidRPr="00F33D07">
              <w:rPr>
                <w:b/>
                <w:bCs/>
                <w:color w:val="000000" w:themeColor="text1"/>
              </w:rPr>
              <w:t>Rôle</w:t>
            </w:r>
          </w:p>
        </w:tc>
        <w:tc>
          <w:tcPr>
            <w:tcW w:w="1138" w:type="dxa"/>
            <w:shd w:val="clear" w:color="auto" w:fill="BFBFBF" w:themeFill="background1" w:themeFillShade="BF"/>
          </w:tcPr>
          <w:p w14:paraId="5D20052D" w14:textId="77777777" w:rsidR="003F2CBE" w:rsidRPr="00F33D07" w:rsidRDefault="003F2CBE" w:rsidP="00F81509">
            <w:pPr>
              <w:jc w:val="center"/>
              <w:rPr>
                <w:b/>
                <w:bCs/>
                <w:color w:val="000000" w:themeColor="text1"/>
              </w:rPr>
            </w:pPr>
            <w:r w:rsidRPr="00F33D07">
              <w:rPr>
                <w:b/>
                <w:bCs/>
                <w:color w:val="000000" w:themeColor="text1"/>
              </w:rPr>
              <w:t>Antoine</w:t>
            </w:r>
          </w:p>
        </w:tc>
        <w:tc>
          <w:tcPr>
            <w:tcW w:w="1559" w:type="dxa"/>
            <w:shd w:val="clear" w:color="auto" w:fill="BFBFBF" w:themeFill="background1" w:themeFillShade="BF"/>
          </w:tcPr>
          <w:p w14:paraId="30737F11" w14:textId="77777777" w:rsidR="003F2CBE" w:rsidRPr="00F33D07" w:rsidRDefault="003F2CBE" w:rsidP="00F81509">
            <w:pPr>
              <w:jc w:val="center"/>
              <w:rPr>
                <w:b/>
                <w:bCs/>
                <w:color w:val="000000" w:themeColor="text1"/>
              </w:rPr>
            </w:pPr>
            <w:r w:rsidRPr="00F33D07">
              <w:rPr>
                <w:b/>
                <w:bCs/>
                <w:color w:val="000000" w:themeColor="text1"/>
              </w:rPr>
              <w:t>Guillaume</w:t>
            </w:r>
          </w:p>
        </w:tc>
        <w:tc>
          <w:tcPr>
            <w:tcW w:w="1134" w:type="dxa"/>
            <w:shd w:val="clear" w:color="auto" w:fill="BFBFBF" w:themeFill="background1" w:themeFillShade="BF"/>
          </w:tcPr>
          <w:p w14:paraId="59DE8258" w14:textId="77777777" w:rsidR="003F2CBE" w:rsidRPr="00F33D07" w:rsidRDefault="003F2CBE" w:rsidP="00F81509">
            <w:pPr>
              <w:jc w:val="center"/>
              <w:rPr>
                <w:b/>
                <w:bCs/>
                <w:color w:val="000000" w:themeColor="text1"/>
              </w:rPr>
            </w:pPr>
            <w:r w:rsidRPr="00F33D07">
              <w:rPr>
                <w:b/>
                <w:bCs/>
                <w:color w:val="000000" w:themeColor="text1"/>
              </w:rPr>
              <w:t>Leyla</w:t>
            </w:r>
          </w:p>
        </w:tc>
        <w:tc>
          <w:tcPr>
            <w:tcW w:w="1418" w:type="dxa"/>
            <w:shd w:val="clear" w:color="auto" w:fill="BFBFBF" w:themeFill="background1" w:themeFillShade="BF"/>
          </w:tcPr>
          <w:p w14:paraId="483B5BA3" w14:textId="77777777" w:rsidR="003F2CBE" w:rsidRPr="00F33D07" w:rsidRDefault="003F2CBE" w:rsidP="00F81509">
            <w:pPr>
              <w:jc w:val="center"/>
              <w:rPr>
                <w:b/>
                <w:bCs/>
                <w:color w:val="000000" w:themeColor="text1"/>
              </w:rPr>
            </w:pPr>
            <w:r w:rsidRPr="00F33D07">
              <w:rPr>
                <w:b/>
                <w:bCs/>
                <w:color w:val="000000" w:themeColor="text1"/>
              </w:rPr>
              <w:t>Manon</w:t>
            </w:r>
          </w:p>
        </w:tc>
      </w:tr>
      <w:tr w:rsidR="000163AF" w:rsidRPr="004C2C3C" w14:paraId="5CB26BEF" w14:textId="77777777" w:rsidTr="00F33D07">
        <w:tc>
          <w:tcPr>
            <w:tcW w:w="3823" w:type="dxa"/>
          </w:tcPr>
          <w:p w14:paraId="6B5526A1" w14:textId="7CF2FF97" w:rsidR="003F2CBE" w:rsidRPr="00DE7AE7" w:rsidRDefault="003F2CBE" w:rsidP="00706ED5">
            <w:pPr>
              <w:rPr>
                <w:i/>
              </w:rPr>
            </w:pPr>
            <w:r w:rsidRPr="00DE7AE7">
              <w:rPr>
                <w:i/>
              </w:rPr>
              <w:t>Scrum Master</w:t>
            </w:r>
            <w:r w:rsidR="00DE7AE7">
              <w:rPr>
                <w:i/>
                <w:iCs/>
              </w:rPr>
              <w:t xml:space="preserve"> </w:t>
            </w:r>
            <w:r w:rsidR="006C2C81">
              <w:rPr>
                <w:i/>
                <w:iCs/>
              </w:rPr>
              <w:t xml:space="preserve">/ </w:t>
            </w:r>
            <w:r w:rsidR="006C2C81" w:rsidRPr="006C2C81">
              <w:t>Chef de Projet</w:t>
            </w:r>
          </w:p>
        </w:tc>
        <w:tc>
          <w:tcPr>
            <w:tcW w:w="1138" w:type="dxa"/>
          </w:tcPr>
          <w:p w14:paraId="3CB7E720" w14:textId="77777777" w:rsidR="003F2CBE" w:rsidRPr="004C2C3C" w:rsidRDefault="003F2CBE" w:rsidP="00F33D07">
            <w:pPr>
              <w:jc w:val="center"/>
            </w:pPr>
          </w:p>
        </w:tc>
        <w:tc>
          <w:tcPr>
            <w:tcW w:w="1559" w:type="dxa"/>
          </w:tcPr>
          <w:p w14:paraId="762A7B08" w14:textId="77777777" w:rsidR="003F2CBE" w:rsidRPr="004C2C3C" w:rsidRDefault="003F2CBE" w:rsidP="00F33D07">
            <w:pPr>
              <w:jc w:val="center"/>
            </w:pPr>
            <w:r w:rsidRPr="004C2C3C">
              <w:t>X</w:t>
            </w:r>
          </w:p>
        </w:tc>
        <w:tc>
          <w:tcPr>
            <w:tcW w:w="1134" w:type="dxa"/>
          </w:tcPr>
          <w:p w14:paraId="56BEDBE3" w14:textId="77777777" w:rsidR="003F2CBE" w:rsidRPr="004C2C3C" w:rsidRDefault="003F2CBE" w:rsidP="00F33D07">
            <w:pPr>
              <w:jc w:val="center"/>
            </w:pPr>
          </w:p>
        </w:tc>
        <w:tc>
          <w:tcPr>
            <w:tcW w:w="1418" w:type="dxa"/>
          </w:tcPr>
          <w:p w14:paraId="73068893" w14:textId="77777777" w:rsidR="003F2CBE" w:rsidRPr="004C2C3C" w:rsidRDefault="003F2CBE" w:rsidP="00F33D07">
            <w:pPr>
              <w:jc w:val="center"/>
            </w:pPr>
            <w:r w:rsidRPr="004C2C3C">
              <w:t>X (Adjointe)</w:t>
            </w:r>
          </w:p>
        </w:tc>
      </w:tr>
      <w:tr w:rsidR="000163AF" w:rsidRPr="004C2C3C" w14:paraId="247C16D1" w14:textId="77777777" w:rsidTr="00F33D07">
        <w:tc>
          <w:tcPr>
            <w:tcW w:w="3823" w:type="dxa"/>
          </w:tcPr>
          <w:p w14:paraId="43E38551" w14:textId="7B22A0B4" w:rsidR="003F2CBE" w:rsidRPr="004D7446" w:rsidRDefault="003F2CBE" w:rsidP="00706ED5">
            <w:r w:rsidRPr="004D7446">
              <w:t>Développeur</w:t>
            </w:r>
          </w:p>
        </w:tc>
        <w:tc>
          <w:tcPr>
            <w:tcW w:w="1138" w:type="dxa"/>
          </w:tcPr>
          <w:p w14:paraId="0A7E57EF" w14:textId="77777777" w:rsidR="003F2CBE" w:rsidRPr="004C2C3C" w:rsidRDefault="003F2CBE" w:rsidP="00F33D07">
            <w:pPr>
              <w:jc w:val="center"/>
            </w:pPr>
            <w:r w:rsidRPr="004C2C3C">
              <w:t>X</w:t>
            </w:r>
          </w:p>
        </w:tc>
        <w:tc>
          <w:tcPr>
            <w:tcW w:w="1559" w:type="dxa"/>
          </w:tcPr>
          <w:p w14:paraId="2C0027B2" w14:textId="77777777" w:rsidR="003F2CBE" w:rsidRPr="004C2C3C" w:rsidRDefault="003F2CBE" w:rsidP="00F33D07">
            <w:pPr>
              <w:jc w:val="center"/>
            </w:pPr>
            <w:r w:rsidRPr="004C2C3C">
              <w:t>X</w:t>
            </w:r>
          </w:p>
        </w:tc>
        <w:tc>
          <w:tcPr>
            <w:tcW w:w="1134" w:type="dxa"/>
          </w:tcPr>
          <w:p w14:paraId="1CFF902A" w14:textId="77777777" w:rsidR="003F2CBE" w:rsidRPr="004C2C3C" w:rsidRDefault="003F2CBE" w:rsidP="00F33D07">
            <w:pPr>
              <w:jc w:val="center"/>
            </w:pPr>
          </w:p>
        </w:tc>
        <w:tc>
          <w:tcPr>
            <w:tcW w:w="1418" w:type="dxa"/>
          </w:tcPr>
          <w:p w14:paraId="134A4D17" w14:textId="77777777" w:rsidR="003F2CBE" w:rsidRPr="004C2C3C" w:rsidRDefault="003F2CBE" w:rsidP="00F33D07">
            <w:pPr>
              <w:jc w:val="center"/>
            </w:pPr>
          </w:p>
        </w:tc>
      </w:tr>
      <w:tr w:rsidR="00C545C1" w:rsidRPr="004C2C3C" w14:paraId="63FBCA84" w14:textId="77777777" w:rsidTr="00F33D07">
        <w:tc>
          <w:tcPr>
            <w:tcW w:w="3823" w:type="dxa"/>
          </w:tcPr>
          <w:p w14:paraId="478410E3" w14:textId="77777777" w:rsidR="003F2CBE" w:rsidRPr="004D7446" w:rsidRDefault="003F2CBE" w:rsidP="00706ED5">
            <w:r w:rsidRPr="004D7446">
              <w:t>Analyste des données</w:t>
            </w:r>
          </w:p>
        </w:tc>
        <w:tc>
          <w:tcPr>
            <w:tcW w:w="1138" w:type="dxa"/>
          </w:tcPr>
          <w:p w14:paraId="3088C0D0" w14:textId="77777777" w:rsidR="003F2CBE" w:rsidRPr="004C2C3C" w:rsidRDefault="003F2CBE" w:rsidP="00F33D07">
            <w:pPr>
              <w:jc w:val="center"/>
            </w:pPr>
            <w:r w:rsidRPr="004C2C3C">
              <w:t>X</w:t>
            </w:r>
          </w:p>
        </w:tc>
        <w:tc>
          <w:tcPr>
            <w:tcW w:w="1559" w:type="dxa"/>
          </w:tcPr>
          <w:p w14:paraId="0959B811" w14:textId="77777777" w:rsidR="003F2CBE" w:rsidRPr="004C2C3C" w:rsidRDefault="003F2CBE" w:rsidP="00F33D07">
            <w:pPr>
              <w:jc w:val="center"/>
            </w:pPr>
            <w:r w:rsidRPr="004C2C3C">
              <w:t>X</w:t>
            </w:r>
          </w:p>
        </w:tc>
        <w:tc>
          <w:tcPr>
            <w:tcW w:w="1134" w:type="dxa"/>
          </w:tcPr>
          <w:p w14:paraId="51F7291C" w14:textId="159C7BBC" w:rsidR="003F2CBE" w:rsidRPr="004C2C3C" w:rsidRDefault="007C6119" w:rsidP="00F33D07">
            <w:pPr>
              <w:jc w:val="center"/>
            </w:pPr>
            <w:r>
              <w:t>X</w:t>
            </w:r>
          </w:p>
        </w:tc>
        <w:tc>
          <w:tcPr>
            <w:tcW w:w="1418" w:type="dxa"/>
          </w:tcPr>
          <w:p w14:paraId="11F0F536" w14:textId="2F43978A" w:rsidR="003F2CBE" w:rsidRPr="004C2C3C" w:rsidRDefault="007C6119" w:rsidP="00F33D07">
            <w:pPr>
              <w:jc w:val="center"/>
            </w:pPr>
            <w:r>
              <w:t>X</w:t>
            </w:r>
          </w:p>
        </w:tc>
      </w:tr>
      <w:tr w:rsidR="00C545C1" w:rsidRPr="004C2C3C" w14:paraId="03481D3E" w14:textId="77777777" w:rsidTr="00F33D07">
        <w:tc>
          <w:tcPr>
            <w:tcW w:w="3823" w:type="dxa"/>
          </w:tcPr>
          <w:p w14:paraId="4D95291B" w14:textId="77777777" w:rsidR="003F2CBE" w:rsidRPr="004D7446" w:rsidRDefault="003F2CBE" w:rsidP="00706ED5">
            <w:r w:rsidRPr="004D7446">
              <w:t>Administrateur base de données</w:t>
            </w:r>
          </w:p>
        </w:tc>
        <w:tc>
          <w:tcPr>
            <w:tcW w:w="1138" w:type="dxa"/>
          </w:tcPr>
          <w:p w14:paraId="6E56D403" w14:textId="57674562" w:rsidR="003F2CBE" w:rsidRPr="004C2C3C" w:rsidRDefault="003F2CBE" w:rsidP="00F33D07">
            <w:pPr>
              <w:jc w:val="center"/>
            </w:pPr>
          </w:p>
        </w:tc>
        <w:tc>
          <w:tcPr>
            <w:tcW w:w="1559" w:type="dxa"/>
          </w:tcPr>
          <w:p w14:paraId="141063D0" w14:textId="77777777" w:rsidR="003F2CBE" w:rsidRPr="004C2C3C" w:rsidRDefault="003F2CBE" w:rsidP="00F33D07">
            <w:pPr>
              <w:jc w:val="center"/>
            </w:pPr>
          </w:p>
        </w:tc>
        <w:tc>
          <w:tcPr>
            <w:tcW w:w="1134" w:type="dxa"/>
          </w:tcPr>
          <w:p w14:paraId="53D1EB9E" w14:textId="77777777" w:rsidR="003F2CBE" w:rsidRPr="004C2C3C" w:rsidRDefault="003F2CBE" w:rsidP="00F33D07">
            <w:pPr>
              <w:jc w:val="center"/>
            </w:pPr>
            <w:r w:rsidRPr="004C2C3C">
              <w:t>X</w:t>
            </w:r>
          </w:p>
        </w:tc>
        <w:tc>
          <w:tcPr>
            <w:tcW w:w="1418" w:type="dxa"/>
          </w:tcPr>
          <w:p w14:paraId="3748EA0F" w14:textId="77777777" w:rsidR="003F2CBE" w:rsidRPr="004C2C3C" w:rsidRDefault="003F2CBE" w:rsidP="00F33D07">
            <w:pPr>
              <w:jc w:val="center"/>
            </w:pPr>
            <w:r w:rsidRPr="004C2C3C">
              <w:t>X</w:t>
            </w:r>
          </w:p>
        </w:tc>
      </w:tr>
      <w:tr w:rsidR="00C545C1" w:rsidRPr="004C2C3C" w14:paraId="49244299" w14:textId="77777777" w:rsidTr="00F33D07">
        <w:tc>
          <w:tcPr>
            <w:tcW w:w="3823" w:type="dxa"/>
          </w:tcPr>
          <w:p w14:paraId="00967432" w14:textId="46DD220C" w:rsidR="003F2CBE" w:rsidRPr="004D7446" w:rsidRDefault="003F2CBE" w:rsidP="00706ED5">
            <w:r w:rsidRPr="004D7446">
              <w:t>DevOps</w:t>
            </w:r>
            <w:r w:rsidR="006C2C81">
              <w:t xml:space="preserve"> </w:t>
            </w:r>
          </w:p>
        </w:tc>
        <w:tc>
          <w:tcPr>
            <w:tcW w:w="1138" w:type="dxa"/>
          </w:tcPr>
          <w:p w14:paraId="26F45D23" w14:textId="77777777" w:rsidR="003F2CBE" w:rsidRPr="004C2C3C" w:rsidRDefault="003F2CBE" w:rsidP="00F33D07">
            <w:pPr>
              <w:jc w:val="center"/>
            </w:pPr>
            <w:r w:rsidRPr="004C2C3C">
              <w:t>X</w:t>
            </w:r>
          </w:p>
        </w:tc>
        <w:tc>
          <w:tcPr>
            <w:tcW w:w="1559" w:type="dxa"/>
          </w:tcPr>
          <w:p w14:paraId="07A5D051" w14:textId="77777777" w:rsidR="003F2CBE" w:rsidRPr="004C2C3C" w:rsidRDefault="003F2CBE" w:rsidP="00F33D07">
            <w:pPr>
              <w:jc w:val="center"/>
            </w:pPr>
          </w:p>
        </w:tc>
        <w:tc>
          <w:tcPr>
            <w:tcW w:w="1134" w:type="dxa"/>
          </w:tcPr>
          <w:p w14:paraId="7F357A87" w14:textId="77777777" w:rsidR="003F2CBE" w:rsidRPr="004C2C3C" w:rsidRDefault="003F2CBE" w:rsidP="00F33D07">
            <w:pPr>
              <w:jc w:val="center"/>
            </w:pPr>
            <w:r w:rsidRPr="004C2C3C">
              <w:t>X</w:t>
            </w:r>
          </w:p>
        </w:tc>
        <w:tc>
          <w:tcPr>
            <w:tcW w:w="1418" w:type="dxa"/>
          </w:tcPr>
          <w:p w14:paraId="41AA9BB5" w14:textId="77777777" w:rsidR="003F2CBE" w:rsidRPr="004C2C3C" w:rsidRDefault="003F2CBE" w:rsidP="00F33D07">
            <w:pPr>
              <w:jc w:val="center"/>
            </w:pPr>
            <w:r w:rsidRPr="004C2C3C">
              <w:t>X</w:t>
            </w:r>
          </w:p>
        </w:tc>
      </w:tr>
      <w:tr w:rsidR="00C545C1" w:rsidRPr="004C2C3C" w14:paraId="2BD592BC" w14:textId="77777777" w:rsidTr="00F33D07">
        <w:tc>
          <w:tcPr>
            <w:tcW w:w="3823" w:type="dxa"/>
          </w:tcPr>
          <w:p w14:paraId="0F1BCB3D" w14:textId="77777777" w:rsidR="003F2CBE" w:rsidRPr="004D7446" w:rsidRDefault="003F2CBE" w:rsidP="00706ED5">
            <w:r w:rsidRPr="004D7446">
              <w:t>Support Utilisateur</w:t>
            </w:r>
          </w:p>
        </w:tc>
        <w:tc>
          <w:tcPr>
            <w:tcW w:w="1138" w:type="dxa"/>
          </w:tcPr>
          <w:p w14:paraId="3850ACF7" w14:textId="483C0C16" w:rsidR="003F2CBE" w:rsidRPr="004C2C3C" w:rsidRDefault="00234C18" w:rsidP="00F33D07">
            <w:pPr>
              <w:jc w:val="center"/>
            </w:pPr>
            <w:r>
              <w:t>X</w:t>
            </w:r>
          </w:p>
        </w:tc>
        <w:tc>
          <w:tcPr>
            <w:tcW w:w="1559" w:type="dxa"/>
          </w:tcPr>
          <w:p w14:paraId="0A08565A" w14:textId="0D570536" w:rsidR="003F2CBE" w:rsidRPr="004C2C3C" w:rsidRDefault="00645F94" w:rsidP="00F33D07">
            <w:pPr>
              <w:jc w:val="center"/>
            </w:pPr>
            <w:r>
              <w:t>X</w:t>
            </w:r>
          </w:p>
        </w:tc>
        <w:tc>
          <w:tcPr>
            <w:tcW w:w="1134" w:type="dxa"/>
          </w:tcPr>
          <w:p w14:paraId="7CE56D45" w14:textId="77777777" w:rsidR="003F2CBE" w:rsidRPr="004C2C3C" w:rsidRDefault="003F2CBE" w:rsidP="00F33D07">
            <w:pPr>
              <w:jc w:val="center"/>
            </w:pPr>
            <w:r w:rsidRPr="004C2C3C">
              <w:t>X</w:t>
            </w:r>
          </w:p>
        </w:tc>
        <w:tc>
          <w:tcPr>
            <w:tcW w:w="1418" w:type="dxa"/>
          </w:tcPr>
          <w:p w14:paraId="089DE136" w14:textId="77777777" w:rsidR="003F2CBE" w:rsidRPr="004C2C3C" w:rsidRDefault="003F2CBE" w:rsidP="00F33D07">
            <w:pPr>
              <w:keepNext/>
              <w:jc w:val="center"/>
            </w:pPr>
            <w:r w:rsidRPr="004C2C3C">
              <w:t>X</w:t>
            </w:r>
          </w:p>
        </w:tc>
      </w:tr>
    </w:tbl>
    <w:p w14:paraId="344FB7A8" w14:textId="74A41612" w:rsidR="00DD3448" w:rsidRPr="004C2C3C" w:rsidRDefault="00F33D07" w:rsidP="00F33D07">
      <w:pPr>
        <w:pStyle w:val="Lgende"/>
      </w:pPr>
      <w:bookmarkStart w:id="21" w:name="_Toc184835480"/>
      <w:r>
        <w:t xml:space="preserve">Figure </w:t>
      </w:r>
      <w:r>
        <w:fldChar w:fldCharType="begin"/>
      </w:r>
      <w:r>
        <w:instrText>SEQ Figure \* ARABIC</w:instrText>
      </w:r>
      <w:r>
        <w:fldChar w:fldCharType="separate"/>
      </w:r>
      <w:r w:rsidR="00ED07C5">
        <w:rPr>
          <w:noProof/>
        </w:rPr>
        <w:t>3</w:t>
      </w:r>
      <w:r>
        <w:fldChar w:fldCharType="end"/>
      </w:r>
      <w:r>
        <w:t xml:space="preserve"> : Répartition des rôles au sein de l'équipe</w:t>
      </w:r>
      <w:bookmarkEnd w:id="21"/>
    </w:p>
    <w:p w14:paraId="54E34310" w14:textId="5187D2A5" w:rsidR="00961621" w:rsidRPr="004C2C3C" w:rsidRDefault="00961621" w:rsidP="00706ED5">
      <w:r w:rsidRPr="00422E01">
        <w:t xml:space="preserve">Description des rôles : </w:t>
      </w:r>
    </w:p>
    <w:p w14:paraId="06071993" w14:textId="4296FD90" w:rsidR="00051C2C" w:rsidRPr="004C2C3C" w:rsidRDefault="006A4428" w:rsidP="00706ED5">
      <w:pPr>
        <w:pStyle w:val="Paragraphedeliste"/>
        <w:numPr>
          <w:ilvl w:val="0"/>
          <w:numId w:val="49"/>
        </w:numPr>
      </w:pPr>
      <w:r w:rsidRPr="00DA4509">
        <w:rPr>
          <w:b/>
          <w:i/>
        </w:rPr>
        <w:t>Scrum Master</w:t>
      </w:r>
      <w:r w:rsidRPr="004C2C3C">
        <w:rPr>
          <w:b/>
          <w:bCs/>
        </w:rPr>
        <w:t xml:space="preserve"> :</w:t>
      </w:r>
      <w:r w:rsidRPr="004C2C3C">
        <w:t xml:space="preserve"> supervise</w:t>
      </w:r>
      <w:r w:rsidR="00C772CA" w:rsidRPr="004C2C3C">
        <w:t xml:space="preserve"> </w:t>
      </w:r>
      <w:r w:rsidRPr="004C2C3C">
        <w:t xml:space="preserve">la méthodologie Agile, </w:t>
      </w:r>
      <w:r w:rsidR="009D21FE">
        <w:t>d</w:t>
      </w:r>
      <w:r w:rsidR="009D21FE" w:rsidRPr="00395233">
        <w:t>éfini</w:t>
      </w:r>
      <w:r w:rsidR="009D21FE">
        <w:t>t</w:t>
      </w:r>
      <w:r w:rsidR="009D21FE" w:rsidRPr="00395233">
        <w:t xml:space="preserve"> les grandes fonctionnalités du </w:t>
      </w:r>
      <w:r w:rsidR="009D21FE" w:rsidRPr="0019504E">
        <w:rPr>
          <w:i/>
        </w:rPr>
        <w:t>backlog</w:t>
      </w:r>
      <w:r w:rsidR="009D21FE">
        <w:t>,</w:t>
      </w:r>
      <w:r>
        <w:t xml:space="preserve"> </w:t>
      </w:r>
      <w:r w:rsidRPr="004C2C3C">
        <w:t xml:space="preserve">assure le bon déroulement des sprints et </w:t>
      </w:r>
      <w:r w:rsidR="003408A7" w:rsidRPr="004C2C3C">
        <w:t>sert de principal point de</w:t>
      </w:r>
      <w:r w:rsidRPr="004C2C3C">
        <w:t xml:space="preserve"> contact entre l’équipe et l’entreprise.</w:t>
      </w:r>
    </w:p>
    <w:p w14:paraId="784DC5E5" w14:textId="54E41B86" w:rsidR="00051C2C" w:rsidRPr="004C2C3C" w:rsidRDefault="006A4428" w:rsidP="00706ED5">
      <w:pPr>
        <w:pStyle w:val="Paragraphedeliste"/>
        <w:numPr>
          <w:ilvl w:val="0"/>
          <w:numId w:val="49"/>
        </w:numPr>
      </w:pPr>
      <w:r w:rsidRPr="00DA4509">
        <w:rPr>
          <w:b/>
          <w:i/>
        </w:rPr>
        <w:t>Scrum Master</w:t>
      </w:r>
      <w:r w:rsidRPr="004C2C3C">
        <w:rPr>
          <w:b/>
          <w:bCs/>
        </w:rPr>
        <w:t xml:space="preserve"> adjointe :</w:t>
      </w:r>
      <w:r w:rsidRPr="004C2C3C">
        <w:t xml:space="preserve"> </w:t>
      </w:r>
      <w:r w:rsidR="001A346E" w:rsidRPr="004C2C3C">
        <w:t xml:space="preserve">soutient et </w:t>
      </w:r>
      <w:r w:rsidRPr="004C2C3C">
        <w:t>apporte un appui au Scrum Master</w:t>
      </w:r>
      <w:r w:rsidR="007637F9" w:rsidRPr="004C2C3C">
        <w:t xml:space="preserve"> dans ses responsabilités. </w:t>
      </w:r>
    </w:p>
    <w:p w14:paraId="034B57AB" w14:textId="266385AB" w:rsidR="00051C2C" w:rsidRPr="004C2C3C" w:rsidRDefault="00716A2B" w:rsidP="00706ED5">
      <w:pPr>
        <w:pStyle w:val="Paragraphedeliste"/>
        <w:numPr>
          <w:ilvl w:val="0"/>
          <w:numId w:val="49"/>
        </w:numPr>
      </w:pPr>
      <w:r w:rsidRPr="00ED6611">
        <w:rPr>
          <w:b/>
          <w:bCs/>
        </w:rPr>
        <w:t>Développeur</w:t>
      </w:r>
      <w:r w:rsidR="00D17755">
        <w:rPr>
          <w:b/>
          <w:bCs/>
        </w:rPr>
        <w:t xml:space="preserve"> </w:t>
      </w:r>
      <w:r w:rsidRPr="00D17755">
        <w:rPr>
          <w:b/>
          <w:bCs/>
        </w:rPr>
        <w:t>:</w:t>
      </w:r>
      <w:r w:rsidRPr="00395233">
        <w:t xml:space="preserve"> </w:t>
      </w:r>
      <w:r w:rsidR="007637F9" w:rsidRPr="00395233">
        <w:t>con</w:t>
      </w:r>
      <w:r w:rsidR="007637F9">
        <w:t>çoit</w:t>
      </w:r>
      <w:r w:rsidR="00564C13" w:rsidRPr="00395233">
        <w:t xml:space="preserve">, </w:t>
      </w:r>
      <w:r w:rsidR="00504C31" w:rsidRPr="00395233">
        <w:t>code</w:t>
      </w:r>
      <w:r w:rsidR="0044172F">
        <w:t>,</w:t>
      </w:r>
      <w:r w:rsidR="00504C31" w:rsidRPr="00395233">
        <w:t xml:space="preserve"> </w:t>
      </w:r>
      <w:r w:rsidR="00DF6C07">
        <w:t>intègre</w:t>
      </w:r>
      <w:r w:rsidR="00DF6C07" w:rsidRPr="004C2C3C">
        <w:t xml:space="preserve"> les outils nécessaires et </w:t>
      </w:r>
      <w:r w:rsidR="00DF6C07">
        <w:t>développe</w:t>
      </w:r>
      <w:r w:rsidR="002D262E" w:rsidRPr="004C2C3C">
        <w:t xml:space="preserve"> les fonctionnalités. </w:t>
      </w:r>
    </w:p>
    <w:p w14:paraId="24BE788D" w14:textId="33DBEBE4" w:rsidR="00051C2C" w:rsidRPr="004C2C3C" w:rsidRDefault="002D262E" w:rsidP="00706ED5">
      <w:pPr>
        <w:pStyle w:val="Paragraphedeliste"/>
        <w:numPr>
          <w:ilvl w:val="0"/>
          <w:numId w:val="49"/>
        </w:numPr>
      </w:pPr>
      <w:r w:rsidRPr="004C2C3C">
        <w:rPr>
          <w:b/>
          <w:bCs/>
        </w:rPr>
        <w:t>Analyste des données :</w:t>
      </w:r>
      <w:r w:rsidRPr="004C2C3C">
        <w:t xml:space="preserve"> </w:t>
      </w:r>
      <w:r w:rsidR="00D726ED" w:rsidRPr="004C2C3C">
        <w:t>a</w:t>
      </w:r>
      <w:r w:rsidR="00B14EAC" w:rsidRPr="004C2C3C">
        <w:t>nalyse les historiques des ETL</w:t>
      </w:r>
      <w:r w:rsidR="0012272F" w:rsidRPr="004C2C3C">
        <w:t xml:space="preserve"> </w:t>
      </w:r>
      <w:r w:rsidR="00131C11" w:rsidRPr="004C2C3C">
        <w:t>en utilisant</w:t>
      </w:r>
      <w:r w:rsidR="00E32AEC" w:rsidRPr="004C2C3C">
        <w:t xml:space="preserve"> </w:t>
      </w:r>
      <w:r w:rsidR="0012272F" w:rsidRPr="004C2C3C">
        <w:t>Python</w:t>
      </w:r>
      <w:r w:rsidR="00B14EAC" w:rsidRPr="004C2C3C">
        <w:t>, identif</w:t>
      </w:r>
      <w:r w:rsidR="002652B9" w:rsidRPr="004C2C3C">
        <w:t>ie</w:t>
      </w:r>
      <w:r w:rsidR="00B14EAC" w:rsidRPr="004C2C3C">
        <w:t xml:space="preserve"> les anomalies et</w:t>
      </w:r>
      <w:r w:rsidR="002652B9" w:rsidRPr="004C2C3C">
        <w:t xml:space="preserve"> les</w:t>
      </w:r>
      <w:r w:rsidR="00B14EAC" w:rsidRPr="004C2C3C">
        <w:t xml:space="preserve"> tendances</w:t>
      </w:r>
      <w:r w:rsidR="00D7602D" w:rsidRPr="004C2C3C">
        <w:t xml:space="preserve"> pour orienter les décisions.</w:t>
      </w:r>
      <w:r w:rsidR="00381842">
        <w:t xml:space="preserve"> Responsable de la prédiction à l’aide de Machine Learning. </w:t>
      </w:r>
    </w:p>
    <w:p w14:paraId="1F90391B" w14:textId="3E2421BF" w:rsidR="005F1215" w:rsidRPr="004C2C3C" w:rsidRDefault="005F1215" w:rsidP="00706ED5">
      <w:pPr>
        <w:pStyle w:val="Paragraphedeliste"/>
        <w:numPr>
          <w:ilvl w:val="0"/>
          <w:numId w:val="49"/>
        </w:numPr>
      </w:pPr>
      <w:r w:rsidRPr="004C2C3C">
        <w:rPr>
          <w:b/>
          <w:bCs/>
        </w:rPr>
        <w:t>Administrateur base de données :</w:t>
      </w:r>
      <w:r w:rsidRPr="004C2C3C">
        <w:t xml:space="preserve"> </w:t>
      </w:r>
      <w:r w:rsidR="003D4C4C">
        <w:t>administre</w:t>
      </w:r>
      <w:r w:rsidR="00230E2E" w:rsidRPr="004C2C3C">
        <w:t xml:space="preserve"> la base de données </w:t>
      </w:r>
      <w:r w:rsidR="00D7602D" w:rsidRPr="004C2C3C">
        <w:t>en utilisant</w:t>
      </w:r>
      <w:r w:rsidR="007C19AA" w:rsidRPr="004C2C3C">
        <w:t xml:space="preserve"> PostgreSQL</w:t>
      </w:r>
      <w:r w:rsidR="00507AFF">
        <w:t xml:space="preserve"> et </w:t>
      </w:r>
      <w:r w:rsidR="00BC504F">
        <w:t xml:space="preserve">vérifie la </w:t>
      </w:r>
      <w:r w:rsidR="004332D2">
        <w:t xml:space="preserve">qualité des données. </w:t>
      </w:r>
      <w:r w:rsidR="0021714E">
        <w:t xml:space="preserve"> </w:t>
      </w:r>
    </w:p>
    <w:p w14:paraId="47F8681A" w14:textId="07B219A0" w:rsidR="00051C2C" w:rsidRPr="004C2C3C" w:rsidRDefault="007A2936" w:rsidP="00706ED5">
      <w:pPr>
        <w:pStyle w:val="Paragraphedeliste"/>
        <w:numPr>
          <w:ilvl w:val="0"/>
          <w:numId w:val="49"/>
        </w:numPr>
      </w:pPr>
      <w:r w:rsidRPr="004C2C3C">
        <w:rPr>
          <w:b/>
          <w:bCs/>
        </w:rPr>
        <w:lastRenderedPageBreak/>
        <w:t>DevOps :</w:t>
      </w:r>
      <w:r w:rsidRPr="004C2C3C">
        <w:t xml:space="preserve"> </w:t>
      </w:r>
      <w:r w:rsidR="00D726ED" w:rsidRPr="004C2C3C">
        <w:t>d</w:t>
      </w:r>
      <w:r w:rsidRPr="004C2C3C">
        <w:t>éplo</w:t>
      </w:r>
      <w:r w:rsidR="00D7602D" w:rsidRPr="004C2C3C">
        <w:t>ie</w:t>
      </w:r>
      <w:r w:rsidR="00DD04AB" w:rsidRPr="004C2C3C">
        <w:t xml:space="preserve"> et surveille l’infrastructure des ETL et des modèles </w:t>
      </w:r>
      <w:r w:rsidR="00D7602D" w:rsidRPr="004C2C3C">
        <w:t xml:space="preserve">en utilisant </w:t>
      </w:r>
      <w:r w:rsidR="00DD04AB" w:rsidRPr="004C2C3C">
        <w:t xml:space="preserve">Docker, </w:t>
      </w:r>
      <w:r w:rsidR="00D726ED" w:rsidRPr="004C2C3C">
        <w:t xml:space="preserve">GitLab CI/CD, et </w:t>
      </w:r>
      <w:r w:rsidR="00D7602D" w:rsidRPr="004C2C3C">
        <w:t xml:space="preserve">des outils de </w:t>
      </w:r>
      <w:r w:rsidR="00D7602D" w:rsidRPr="0071074C">
        <w:rPr>
          <w:i/>
        </w:rPr>
        <w:t>monitoring</w:t>
      </w:r>
      <w:r w:rsidR="00D726ED" w:rsidRPr="004C2C3C">
        <w:t>.</w:t>
      </w:r>
    </w:p>
    <w:p w14:paraId="785BDD6E" w14:textId="131848B5" w:rsidR="00051C2C" w:rsidRPr="004C2C3C" w:rsidRDefault="00960772" w:rsidP="00706ED5">
      <w:pPr>
        <w:pStyle w:val="Paragraphedeliste"/>
        <w:numPr>
          <w:ilvl w:val="0"/>
          <w:numId w:val="49"/>
        </w:numPr>
      </w:pPr>
      <w:r w:rsidRPr="004C2C3C">
        <w:rPr>
          <w:b/>
          <w:bCs/>
        </w:rPr>
        <w:t>Support Utilisateur :</w:t>
      </w:r>
      <w:r w:rsidRPr="004C2C3C">
        <w:t xml:space="preserve"> Rédige les supports</w:t>
      </w:r>
      <w:r w:rsidR="00D7602D" w:rsidRPr="004C2C3C">
        <w:t xml:space="preserve"> documentaires</w:t>
      </w:r>
      <w:r w:rsidR="00234C18">
        <w:t xml:space="preserve"> et/ou les livrables rédactionnels. </w:t>
      </w:r>
    </w:p>
    <w:p w14:paraId="045DCE96" w14:textId="785390E2" w:rsidR="000A4416" w:rsidRPr="004C2C3C" w:rsidRDefault="00EC4DC4" w:rsidP="0019122C">
      <w:r>
        <w:t>Nous pouvons</w:t>
      </w:r>
      <w:r w:rsidR="0019122C">
        <w:t xml:space="preserve"> aussi considérer que </w:t>
      </w:r>
      <w:r w:rsidR="00205E89">
        <w:t>Balthazar M</w:t>
      </w:r>
      <w:r w:rsidR="00990BF9">
        <w:t>É</w:t>
      </w:r>
      <w:r w:rsidR="00205E89">
        <w:t xml:space="preserve">HUS agit comme </w:t>
      </w:r>
      <w:r w:rsidR="00413168" w:rsidRPr="00642625">
        <w:rPr>
          <w:b/>
          <w:i/>
        </w:rPr>
        <w:t>Product Owner</w:t>
      </w:r>
      <w:r w:rsidR="00205E89">
        <w:t>. Il</w:t>
      </w:r>
      <w:r w:rsidR="00BD7492" w:rsidRPr="004C2C3C">
        <w:t xml:space="preserve"> </w:t>
      </w:r>
      <w:r w:rsidR="00413168" w:rsidRPr="004C2C3C">
        <w:t>détermine les priorités et prend les décisions</w:t>
      </w:r>
      <w:r w:rsidR="00487C54" w:rsidRPr="004C2C3C">
        <w:t xml:space="preserve"> stratégiques pour orienter le </w:t>
      </w:r>
      <w:r w:rsidR="00413168" w:rsidRPr="004C2C3C">
        <w:t>projet, et valide les</w:t>
      </w:r>
      <w:r w:rsidR="00413168" w:rsidRPr="004C2C3C">
        <w:rPr>
          <w:rFonts w:ascii="-webkit-standard" w:hAnsi="-webkit-standard"/>
          <w:color w:val="000000"/>
          <w:sz w:val="27"/>
          <w:szCs w:val="27"/>
        </w:rPr>
        <w:t xml:space="preserve"> </w:t>
      </w:r>
      <w:r w:rsidR="00413168" w:rsidRPr="004C2C3C">
        <w:t>livrables à chaque étape.</w:t>
      </w:r>
    </w:p>
    <w:p w14:paraId="0B8DD4A5" w14:textId="5C8C2605" w:rsidR="00797DA3" w:rsidRPr="004C2C3C" w:rsidRDefault="00B82E2F" w:rsidP="00706ED5">
      <w:pPr>
        <w:pStyle w:val="Titre2"/>
      </w:pPr>
      <w:bookmarkStart w:id="22" w:name="_Gestion_des_tâches"/>
      <w:bookmarkEnd w:id="22"/>
      <w:r w:rsidRPr="004C2C3C">
        <w:t>Gestion des tâches avec Kanban</w:t>
      </w:r>
    </w:p>
    <w:p w14:paraId="79F6A536" w14:textId="67F5E4F7" w:rsidR="00797DA3" w:rsidRPr="004C2C3C" w:rsidRDefault="00EC5316" w:rsidP="00384498">
      <w:r w:rsidRPr="00797DA3">
        <w:t>Pour organiser et suivre nos activités, nous utilisons un tableau Kanban qui nous permet de :</w:t>
      </w:r>
    </w:p>
    <w:p w14:paraId="7AD2C48C" w14:textId="2F5A5C62" w:rsidR="00EC5316" w:rsidRPr="004C2C3C" w:rsidRDefault="00EC5316" w:rsidP="00706ED5">
      <w:pPr>
        <w:pStyle w:val="Paragraphedeliste"/>
        <w:numPr>
          <w:ilvl w:val="0"/>
          <w:numId w:val="41"/>
        </w:numPr>
      </w:pPr>
      <w:r w:rsidRPr="004C2C3C">
        <w:t xml:space="preserve">Planifier les sprints en remplissant le </w:t>
      </w:r>
      <w:r w:rsidRPr="00642625">
        <w:rPr>
          <w:i/>
        </w:rPr>
        <w:t>backlog</w:t>
      </w:r>
      <w:r w:rsidR="00EC4DC4">
        <w:rPr>
          <w:i/>
        </w:rPr>
        <w:t> </w:t>
      </w:r>
      <w:r w:rsidR="00EC4DC4">
        <w:t>;</w:t>
      </w:r>
    </w:p>
    <w:p w14:paraId="02CB3A28" w14:textId="7F0CB3CD" w:rsidR="00EC5316" w:rsidRPr="004C2C3C" w:rsidRDefault="00EC5316" w:rsidP="00706ED5">
      <w:pPr>
        <w:pStyle w:val="Paragraphedeliste"/>
        <w:numPr>
          <w:ilvl w:val="0"/>
          <w:numId w:val="41"/>
        </w:numPr>
      </w:pPr>
      <w:r w:rsidRPr="004C2C3C">
        <w:t>Visualiser l'état des tâches à travers les colonnes « À faire », « En cours », « À tester » et « Terminé »</w:t>
      </w:r>
      <w:r w:rsidR="00EC4DC4">
        <w:t> ;</w:t>
      </w:r>
      <w:r w:rsidRPr="004C2C3C">
        <w:t xml:space="preserve"> </w:t>
      </w:r>
    </w:p>
    <w:p w14:paraId="4982B76B" w14:textId="09EC0559" w:rsidR="00EC5316" w:rsidRPr="004C2C3C" w:rsidRDefault="00EC5316" w:rsidP="00706ED5">
      <w:pPr>
        <w:pStyle w:val="Paragraphedeliste"/>
        <w:numPr>
          <w:ilvl w:val="0"/>
          <w:numId w:val="41"/>
        </w:numPr>
      </w:pPr>
      <w:r w:rsidRPr="004C2C3C">
        <w:t>Attribuer des responsabilités à chaque membre selon ses domaines de compétence</w:t>
      </w:r>
      <w:r w:rsidR="00EC4DC4">
        <w:t xml:space="preserve"> ; </w:t>
      </w:r>
    </w:p>
    <w:p w14:paraId="53A66466" w14:textId="51509DE5" w:rsidR="001D7806" w:rsidRDefault="00EC5316" w:rsidP="00B47F69">
      <w:pPr>
        <w:pStyle w:val="Paragraphedeliste"/>
        <w:numPr>
          <w:ilvl w:val="0"/>
          <w:numId w:val="41"/>
        </w:numPr>
      </w:pPr>
      <w:r w:rsidRPr="004C2C3C">
        <w:t>Fixer des échéances claires pour chaque tâche afin de respecter les délais convenus.</w:t>
      </w:r>
    </w:p>
    <w:p w14:paraId="08A8C1EB" w14:textId="1CC62CD7" w:rsidR="00A35B59" w:rsidRDefault="00A35B59" w:rsidP="00A35B59">
      <w:r>
        <w:rPr>
          <w:noProof/>
        </w:rPr>
        <mc:AlternateContent>
          <mc:Choice Requires="wpg">
            <w:drawing>
              <wp:anchor distT="0" distB="0" distL="114300" distR="114300" simplePos="0" relativeHeight="251658251" behindDoc="0" locked="0" layoutInCell="1" allowOverlap="1" wp14:anchorId="27C8195A" wp14:editId="313C3F57">
                <wp:simplePos x="0" y="0"/>
                <wp:positionH relativeFrom="column">
                  <wp:posOffset>-467995</wp:posOffset>
                </wp:positionH>
                <wp:positionV relativeFrom="paragraph">
                  <wp:posOffset>299720</wp:posOffset>
                </wp:positionV>
                <wp:extent cx="6517640" cy="5272405"/>
                <wp:effectExtent l="0" t="0" r="0" b="0"/>
                <wp:wrapTopAndBottom/>
                <wp:docPr id="626808428" name="Groupe 4"/>
                <wp:cNvGraphicFramePr/>
                <a:graphic xmlns:a="http://schemas.openxmlformats.org/drawingml/2006/main">
                  <a:graphicData uri="http://schemas.microsoft.com/office/word/2010/wordprocessingGroup">
                    <wpg:wgp>
                      <wpg:cNvGrpSpPr/>
                      <wpg:grpSpPr>
                        <a:xfrm>
                          <a:off x="0" y="0"/>
                          <a:ext cx="6517640" cy="5272401"/>
                          <a:chOff x="-439807" y="303734"/>
                          <a:chExt cx="7488843" cy="5021376"/>
                        </a:xfrm>
                      </wpg:grpSpPr>
                      <pic:pic xmlns:pic="http://schemas.openxmlformats.org/drawingml/2006/picture">
                        <pic:nvPicPr>
                          <pic:cNvPr id="404684919" name="Image 1" descr="Une image contenant texte, capture d’écran&#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39807" y="303734"/>
                            <a:ext cx="7488843" cy="4658612"/>
                          </a:xfrm>
                          <a:prstGeom prst="rect">
                            <a:avLst/>
                          </a:prstGeom>
                        </pic:spPr>
                      </pic:pic>
                      <wps:wsp>
                        <wps:cNvPr id="925972377" name="Text Box 1"/>
                        <wps:cNvSpPr txBox="1"/>
                        <wps:spPr>
                          <a:xfrm>
                            <a:off x="1" y="5153660"/>
                            <a:ext cx="6645274" cy="171450"/>
                          </a:xfrm>
                          <a:prstGeom prst="rect">
                            <a:avLst/>
                          </a:prstGeom>
                          <a:solidFill>
                            <a:prstClr val="white"/>
                          </a:solidFill>
                          <a:ln>
                            <a:noFill/>
                          </a:ln>
                        </wps:spPr>
                        <wps:txbx>
                          <w:txbxContent>
                            <w:p w14:paraId="3B6FDBE5" w14:textId="71CDEA54" w:rsidR="00B0136A" w:rsidRPr="00FC3C2F" w:rsidRDefault="00B0136A" w:rsidP="009A172B">
                              <w:pPr>
                                <w:pStyle w:val="Lgende"/>
                                <w:rPr>
                                  <w:sz w:val="22"/>
                                  <w:szCs w:val="22"/>
                                </w:rPr>
                              </w:pPr>
                              <w:bookmarkStart w:id="23" w:name="_Toc184835481"/>
                              <w:r>
                                <w:t xml:space="preserve">Figure </w:t>
                              </w:r>
                              <w:r>
                                <w:fldChar w:fldCharType="begin"/>
                              </w:r>
                              <w:r>
                                <w:instrText>SEQ Figure \* ARABIC</w:instrText>
                              </w:r>
                              <w:r>
                                <w:fldChar w:fldCharType="separate"/>
                              </w:r>
                              <w:r w:rsidR="00ED07C5">
                                <w:rPr>
                                  <w:noProof/>
                                </w:rPr>
                                <w:t>4</w:t>
                              </w:r>
                              <w:r>
                                <w:fldChar w:fldCharType="end"/>
                              </w:r>
                              <w:r>
                                <w:t xml:space="preserve"> : Tableau de suivi des Kanban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8195A" id="Groupe 4" o:spid="_x0000_s1026" style="position:absolute;left:0;text-align:left;margin-left:-36.85pt;margin-top:23.6pt;width:513.2pt;height:415.15pt;z-index:251658251;mso-width-relative:margin;mso-height-relative:margin" coordorigin="-4398,3037" coordsize="74888,502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10;&#10;Description générée automatiquement" style="position:absolute;left:-4398;top:3037;width:74888;height:46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">
                  <v:imagedata r:id="rId16" o:title="Une image contenant texte, capture d’écran&#10;&#10;Description générée automatiquement"/>
                </v:shape>
                <v:shapetype id="_x0000_t202" coordsize="21600,21600" o:spt="202" path="m,l,21600r21600,l21600,xe">
                  <v:stroke joinstyle="miter"/>
                  <v:path gradientshapeok="t" o:connecttype="rect"/>
                </v:shapetype>
                <v:shape id="_x0000_s1028" type="#_x0000_t202" style="position:absolute;top:51536;width:66452;height:1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" stroked="f">
                  <v:textbox inset="0,0,0,0">
                    <w:txbxContent>
                      <w:p w14:paraId="3B6FDBE5" w14:textId="71CDEA54" w:rsidR="00B0136A" w:rsidRPr="00FC3C2F" w:rsidRDefault="00B0136A" w:rsidP="009A172B">
                        <w:pPr>
                          <w:pStyle w:val="Lgende"/>
                          <w:rPr>
                            <w:sz w:val="22"/>
                            <w:szCs w:val="22"/>
                          </w:rPr>
                        </w:pPr>
                        <w:bookmarkStart w:id="24" w:name="_Toc184835481"/>
                        <w:r>
                          <w:t xml:space="preserve">Figure </w:t>
                        </w:r>
                        <w:r>
                          <w:fldChar w:fldCharType="begin"/>
                        </w:r>
                        <w:r>
                          <w:instrText>SEQ Figure \* ARABIC</w:instrText>
                        </w:r>
                        <w:r>
                          <w:fldChar w:fldCharType="separate"/>
                        </w:r>
                        <w:r w:rsidR="00ED07C5">
                          <w:rPr>
                            <w:noProof/>
                          </w:rPr>
                          <w:t>4</w:t>
                        </w:r>
                        <w:r>
                          <w:fldChar w:fldCharType="end"/>
                        </w:r>
                        <w:r>
                          <w:t xml:space="preserve"> : Tableau de suivi des Kanban</w:t>
                        </w:r>
                        <w:bookmarkEnd w:id="24"/>
                      </w:p>
                    </w:txbxContent>
                  </v:textbox>
                </v:shape>
                <w10:wrap type="topAndBottom"/>
              </v:group>
            </w:pict>
          </mc:Fallback>
        </mc:AlternateContent>
      </w:r>
    </w:p>
    <w:p w14:paraId="4920DE67" w14:textId="6F56BC7A" w:rsidR="00A35B59" w:rsidRDefault="00A35B59">
      <w:pPr>
        <w:jc w:val="left"/>
        <w:rPr>
          <w:rFonts w:asciiTheme="majorHAnsi" w:eastAsiaTheme="majorEastAsia" w:hAnsiTheme="majorHAnsi" w:cstheme="majorBidi"/>
          <w:color w:val="0F4761" w:themeColor="accent1" w:themeShade="BF"/>
          <w:sz w:val="26"/>
          <w:szCs w:val="26"/>
        </w:rPr>
      </w:pPr>
    </w:p>
    <w:p w14:paraId="0C5F4520" w14:textId="3C6D5349" w:rsidR="00797DA3" w:rsidRPr="004C2C3C" w:rsidRDefault="002F6666" w:rsidP="00706ED5">
      <w:pPr>
        <w:pStyle w:val="Titre2"/>
      </w:pPr>
      <w:r>
        <w:lastRenderedPageBreak/>
        <w:t>Sprints</w:t>
      </w:r>
      <w:r w:rsidR="00D060FA">
        <w:t>, Livrables</w:t>
      </w:r>
      <w:r>
        <w:t xml:space="preserve"> &amp; Cérémonies </w:t>
      </w:r>
    </w:p>
    <w:p w14:paraId="11742214" w14:textId="62AED61E" w:rsidR="00797DA3" w:rsidRPr="002F6666" w:rsidRDefault="002F6666" w:rsidP="002F6666">
      <w:r w:rsidRPr="002F6666">
        <w:rPr>
          <w:b/>
          <w:bCs/>
        </w:rPr>
        <w:t>Sprint</w:t>
      </w:r>
      <w:r>
        <w:rPr>
          <w:b/>
          <w:bCs/>
        </w:rPr>
        <w:t xml:space="preserve"> : </w:t>
      </w:r>
      <w:r w:rsidR="00B2108C" w:rsidRPr="004C2C3C">
        <w:t xml:space="preserve">Nous avons structuré notre travail en sprints de </w:t>
      </w:r>
      <w:r w:rsidR="00C72ECE">
        <w:t>trois</w:t>
      </w:r>
      <w:r w:rsidR="00B2108C" w:rsidRPr="004C2C3C">
        <w:t xml:space="preserve"> semaines, qui incluent les phases de conception, développement, tests et mise en production. </w:t>
      </w:r>
    </w:p>
    <w:p w14:paraId="1F46AAED" w14:textId="3E7273BF" w:rsidR="00D060FA" w:rsidRPr="002F6666" w:rsidRDefault="00D060FA" w:rsidP="00706ED5">
      <w:r w:rsidRPr="00D060FA">
        <w:rPr>
          <w:b/>
          <w:bCs/>
        </w:rPr>
        <w:t>Livrables</w:t>
      </w:r>
      <w:r>
        <w:t xml:space="preserve"> : Nous avons défini des livrables avec l’aide de Primever. Ces livrables sont à voir comme des </w:t>
      </w:r>
      <w:r w:rsidR="0061703A">
        <w:rPr>
          <w:i/>
          <w:iCs/>
        </w:rPr>
        <w:t>M</w:t>
      </w:r>
      <w:r w:rsidRPr="00D060FA">
        <w:rPr>
          <w:i/>
          <w:iCs/>
        </w:rPr>
        <w:t>ilestones</w:t>
      </w:r>
      <w:r>
        <w:t xml:space="preserve"> et sont détaillées </w:t>
      </w:r>
      <w:r w:rsidRPr="0061703A">
        <w:t xml:space="preserve">dans </w:t>
      </w:r>
      <w:hyperlink w:anchor="_Identification_des_livrables" w:history="1">
        <w:r w:rsidRPr="0061703A">
          <w:rPr>
            <w:rStyle w:val="Lienhypertexte"/>
          </w:rPr>
          <w:t>Identification des livrables et aperçu de leurs contenus</w:t>
        </w:r>
      </w:hyperlink>
      <w:r w:rsidRPr="00D060FA">
        <w:t>.</w:t>
      </w:r>
    </w:p>
    <w:p w14:paraId="38E0C338" w14:textId="3F3522F2" w:rsidR="002F6666" w:rsidRPr="002F6666" w:rsidRDefault="005011C9" w:rsidP="00706ED5">
      <w:r w:rsidRPr="002F6666">
        <w:rPr>
          <w:b/>
          <w:bCs/>
        </w:rPr>
        <w:t>Réunions d</w:t>
      </w:r>
      <w:r w:rsidR="002F6666" w:rsidRPr="002F6666">
        <w:rPr>
          <w:b/>
          <w:bCs/>
        </w:rPr>
        <w:t>’</w:t>
      </w:r>
      <w:r w:rsidRPr="002F6666">
        <w:rPr>
          <w:b/>
          <w:bCs/>
        </w:rPr>
        <w:t>équipe</w:t>
      </w:r>
      <w:r w:rsidR="002F6666" w:rsidRPr="002F6666">
        <w:rPr>
          <w:b/>
          <w:bCs/>
        </w:rPr>
        <w:t> :</w:t>
      </w:r>
      <w:r w:rsidR="002F6666">
        <w:rPr>
          <w:i/>
          <w:iCs/>
        </w:rPr>
        <w:t xml:space="preserve"> </w:t>
      </w:r>
      <w:r w:rsidR="00B63A3F" w:rsidRPr="004C2C3C">
        <w:t>Les réunions quotidiennes (</w:t>
      </w:r>
      <w:r w:rsidR="00C352E7" w:rsidRPr="00BC4D87">
        <w:rPr>
          <w:i/>
          <w:iCs/>
        </w:rPr>
        <w:t>Daily</w:t>
      </w:r>
      <w:r w:rsidR="00B63A3F" w:rsidRPr="00BC4D87">
        <w:rPr>
          <w:i/>
          <w:iCs/>
        </w:rPr>
        <w:t xml:space="preserve"> </w:t>
      </w:r>
      <w:r w:rsidR="00C352E7" w:rsidRPr="00BC4D87">
        <w:rPr>
          <w:i/>
          <w:iCs/>
        </w:rPr>
        <w:t>Meeting</w:t>
      </w:r>
      <w:r w:rsidR="00B63A3F" w:rsidRPr="004C2C3C">
        <w:t xml:space="preserve">) ne sont pas réalisables à cause de nos contraintes horaires académiques. À la place, nous organisons des réunions hebdomadaires </w:t>
      </w:r>
      <w:r w:rsidR="00EA36D3">
        <w:t>tous les mercredis</w:t>
      </w:r>
      <w:r w:rsidR="00B63A3F">
        <w:t xml:space="preserve"> </w:t>
      </w:r>
      <w:r w:rsidR="00EA36D3">
        <w:t>pour profiter de ce créneau qui est dédié au projet industriel</w:t>
      </w:r>
      <w:r w:rsidR="00B63A3F" w:rsidRPr="004C2C3C">
        <w:t xml:space="preserve"> dans notre emploi du temps.</w:t>
      </w:r>
    </w:p>
    <w:p w14:paraId="436502DE" w14:textId="77777777" w:rsidR="00A646B1" w:rsidRDefault="001A79B9" w:rsidP="00A646B1">
      <w:r w:rsidRPr="002F6666">
        <w:rPr>
          <w:b/>
          <w:bCs/>
        </w:rPr>
        <w:t>Réunions avec le client</w:t>
      </w:r>
      <w:r w:rsidR="002F6666" w:rsidRPr="002F6666">
        <w:rPr>
          <w:b/>
          <w:bCs/>
        </w:rPr>
        <w:t> :</w:t>
      </w:r>
      <w:r w:rsidR="002F6666">
        <w:rPr>
          <w:i/>
          <w:iCs/>
        </w:rPr>
        <w:t xml:space="preserve"> </w:t>
      </w:r>
      <w:r w:rsidR="009D3D17" w:rsidRPr="004C2C3C">
        <w:t>Nous organisons des réunions avec le client toutes les deux à trois semaines. Ces points permettent de présenter les progrès réalisés, identifier les obstacles rencontrés, et ajuster les priorités en fonction des besoins du projet.</w:t>
      </w:r>
      <w:bookmarkStart w:id="25" w:name="_Toc184661130"/>
    </w:p>
    <w:p w14:paraId="6A3F89E4" w14:textId="77777777" w:rsidR="00A646B1" w:rsidRDefault="00A646B1" w:rsidP="00A646B1"/>
    <w:p w14:paraId="2DC1045B" w14:textId="63CFC7B6" w:rsidR="397FB0EF" w:rsidRPr="00A646B1" w:rsidRDefault="397FB0EF" w:rsidP="00A646B1">
      <w:pPr>
        <w:pStyle w:val="Titre1"/>
      </w:pPr>
      <w:bookmarkStart w:id="26" w:name="_Identification_des_livrables"/>
      <w:bookmarkStart w:id="27" w:name="_Toc184845344"/>
      <w:bookmarkEnd w:id="26"/>
      <w:r w:rsidRPr="007B7A66">
        <w:t>Identification des livrables et aperçu de leurs contenus</w:t>
      </w:r>
      <w:bookmarkEnd w:id="25"/>
      <w:bookmarkEnd w:id="27"/>
    </w:p>
    <w:p w14:paraId="30E6EC55" w14:textId="5A5DD003" w:rsidR="397FB0EF" w:rsidRDefault="397FB0EF" w:rsidP="00706ED5">
      <w:r w:rsidRPr="1A005333">
        <w:t>Tout au long du projet, nous prévoyons la remise de quatre livrables principaux, en cohérence avec la fiche projet proposée par le client.</w:t>
      </w:r>
    </w:p>
    <w:p w14:paraId="5ECC6CD2" w14:textId="7F3B60CD" w:rsidR="397FB0EF" w:rsidRDefault="397FB0EF" w:rsidP="00706ED5">
      <w:pPr>
        <w:pStyle w:val="Titre2"/>
      </w:pPr>
      <w:r w:rsidRPr="1A005333">
        <w:t>Premier livrable :</w:t>
      </w:r>
      <w:r w:rsidR="00105C29">
        <w:t xml:space="preserve"> </w:t>
      </w:r>
      <w:r w:rsidR="00105C29" w:rsidRPr="00105C29">
        <w:t>Collecte et pr</w:t>
      </w:r>
      <w:r w:rsidR="00A35B59">
        <w:t>é-</w:t>
      </w:r>
      <w:r w:rsidR="00105C29" w:rsidRPr="00105C29">
        <w:t>processing</w:t>
      </w:r>
    </w:p>
    <w:p w14:paraId="2DA80085" w14:textId="67544171" w:rsidR="0095110F" w:rsidRDefault="0095110F" w:rsidP="00706ED5">
      <w:r>
        <w:rPr>
          <w:noProof/>
        </w:rPr>
        <mc:AlternateContent>
          <mc:Choice Requires="wps">
            <w:drawing>
              <wp:anchor distT="0" distB="0" distL="114300" distR="114300" simplePos="0" relativeHeight="251658243" behindDoc="0" locked="0" layoutInCell="1" allowOverlap="1" wp14:anchorId="1E4EB639" wp14:editId="7D3A206A">
                <wp:simplePos x="0" y="0"/>
                <wp:positionH relativeFrom="column">
                  <wp:posOffset>661969</wp:posOffset>
                </wp:positionH>
                <wp:positionV relativeFrom="paragraph">
                  <wp:posOffset>4190701</wp:posOffset>
                </wp:positionV>
                <wp:extent cx="4343400" cy="635"/>
                <wp:effectExtent l="0" t="0" r="0" b="12065"/>
                <wp:wrapTopAndBottom/>
                <wp:docPr id="401917220"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74E2BD8" w14:textId="074E575B" w:rsidR="00F33D07" w:rsidRPr="00376842" w:rsidRDefault="00F33D07" w:rsidP="00F33D07">
                            <w:pPr>
                              <w:pStyle w:val="Lgende"/>
                              <w:rPr>
                                <w:noProof/>
                                <w:sz w:val="22"/>
                                <w:szCs w:val="22"/>
                              </w:rPr>
                            </w:pPr>
                            <w:bookmarkStart w:id="28" w:name="_Toc184835482"/>
                            <w:r>
                              <w:t xml:space="preserve">Figure </w:t>
                            </w:r>
                            <w:r>
                              <w:fldChar w:fldCharType="begin"/>
                            </w:r>
                            <w:r>
                              <w:instrText>SEQ Figure \* ARABIC</w:instrText>
                            </w:r>
                            <w:r>
                              <w:fldChar w:fldCharType="separate"/>
                            </w:r>
                            <w:r w:rsidR="00ED07C5">
                              <w:rPr>
                                <w:noProof/>
                              </w:rPr>
                              <w:t>5</w:t>
                            </w:r>
                            <w:r>
                              <w:fldChar w:fldCharType="end"/>
                            </w:r>
                            <w:r>
                              <w:t xml:space="preserve"> : Schéma du livrable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B639" id="Text Box 1" o:spid="_x0000_s1029" type="#_x0000_t202" style="position:absolute;left:0;text-align:left;margin-left:52.1pt;margin-top:330pt;width:342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" stroked="f">
                <v:textbox style="mso-fit-shape-to-text:t" inset="0,0,0,0">
                  <w:txbxContent>
                    <w:p w14:paraId="574E2BD8" w14:textId="074E575B" w:rsidR="00F33D07" w:rsidRPr="00376842" w:rsidRDefault="00F33D07" w:rsidP="00F33D07">
                      <w:pPr>
                        <w:pStyle w:val="Lgende"/>
                        <w:rPr>
                          <w:noProof/>
                          <w:sz w:val="22"/>
                          <w:szCs w:val="22"/>
                        </w:rPr>
                      </w:pPr>
                      <w:bookmarkStart w:id="29" w:name="_Toc184835482"/>
                      <w:r>
                        <w:t xml:space="preserve">Figure </w:t>
                      </w:r>
                      <w:r>
                        <w:fldChar w:fldCharType="begin"/>
                      </w:r>
                      <w:r>
                        <w:instrText>SEQ Figure \* ARABIC</w:instrText>
                      </w:r>
                      <w:r>
                        <w:fldChar w:fldCharType="separate"/>
                      </w:r>
                      <w:r w:rsidR="00ED07C5">
                        <w:rPr>
                          <w:noProof/>
                        </w:rPr>
                        <w:t>5</w:t>
                      </w:r>
                      <w:r>
                        <w:fldChar w:fldCharType="end"/>
                      </w:r>
                      <w:r>
                        <w:t xml:space="preserve"> : Schéma du livrable 1</w:t>
                      </w:r>
                      <w:bookmarkEnd w:id="29"/>
                    </w:p>
                  </w:txbxContent>
                </v:textbox>
                <w10:wrap type="topAndBottom"/>
              </v:shape>
            </w:pict>
          </mc:Fallback>
        </mc:AlternateContent>
      </w:r>
      <w:r>
        <w:rPr>
          <w:noProof/>
        </w:rPr>
        <w:drawing>
          <wp:anchor distT="0" distB="0" distL="114300" distR="114300" simplePos="0" relativeHeight="251658242" behindDoc="0" locked="0" layoutInCell="1" allowOverlap="1" wp14:anchorId="6EF5CB19" wp14:editId="3AD12029">
            <wp:simplePos x="0" y="0"/>
            <wp:positionH relativeFrom="column">
              <wp:posOffset>707390</wp:posOffset>
            </wp:positionH>
            <wp:positionV relativeFrom="paragraph">
              <wp:posOffset>902484</wp:posOffset>
            </wp:positionV>
            <wp:extent cx="4244340" cy="3127375"/>
            <wp:effectExtent l="0" t="0" r="0" b="0"/>
            <wp:wrapTopAndBottom/>
            <wp:docPr id="1282195095" name="Picture 92971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5095" name="Picture 929711101"/>
                    <pic:cNvPicPr/>
                  </pic:nvPicPr>
                  <pic:blipFill>
                    <a:blip r:embed="rId17">
                      <a:extLst>
                        <a:ext uri="{28A0092B-C50C-407E-A947-70E740481C1C}">
                          <a14:useLocalDpi xmlns:a14="http://schemas.microsoft.com/office/drawing/2010/main" val="0"/>
                        </a:ext>
                      </a:extLst>
                    </a:blip>
                    <a:stretch>
                      <a:fillRect/>
                    </a:stretch>
                  </pic:blipFill>
                  <pic:spPr>
                    <a:xfrm>
                      <a:off x="0" y="0"/>
                      <a:ext cx="4244340" cy="3127375"/>
                    </a:xfrm>
                    <a:prstGeom prst="rect">
                      <a:avLst/>
                    </a:prstGeom>
                  </pic:spPr>
                </pic:pic>
              </a:graphicData>
            </a:graphic>
            <wp14:sizeRelH relativeFrom="page">
              <wp14:pctWidth>0</wp14:pctWidth>
            </wp14:sizeRelH>
            <wp14:sizeRelV relativeFrom="page">
              <wp14:pctHeight>0</wp14:pctHeight>
            </wp14:sizeRelV>
          </wp:anchor>
        </w:drawing>
      </w:r>
      <w:r w:rsidR="397FB0EF" w:rsidRPr="1A005333">
        <w:t>A partir de la collecte des logs issus de l’activité de P</w:t>
      </w:r>
      <w:r w:rsidR="00400969">
        <w:t>rimever</w:t>
      </w:r>
      <w:r w:rsidR="397FB0EF" w:rsidRPr="1A005333">
        <w:t>, nous devons être capable de nettoyer et structurer ces données, afin de pouvoir les analyser.</w:t>
      </w:r>
      <w:r w:rsidR="004C08B9">
        <w:t xml:space="preserve"> </w:t>
      </w:r>
      <w:r w:rsidR="397FB0EF" w:rsidRPr="1A005333">
        <w:t xml:space="preserve">L’enjeu </w:t>
      </w:r>
      <w:r w:rsidR="004C08B9">
        <w:t>du</w:t>
      </w:r>
      <w:r w:rsidR="397FB0EF" w:rsidRPr="1A005333">
        <w:t xml:space="preserve"> premier livrable est </w:t>
      </w:r>
      <w:r w:rsidR="004C08B9">
        <w:t xml:space="preserve">donc </w:t>
      </w:r>
      <w:r w:rsidR="397FB0EF" w:rsidRPr="1A005333">
        <w:t xml:space="preserve">de définir quelles transformations </w:t>
      </w:r>
      <w:r w:rsidR="004C08B9">
        <w:t>à appliquer</w:t>
      </w:r>
      <w:r w:rsidR="397FB0EF" w:rsidRPr="1A005333">
        <w:t xml:space="preserve"> sur la donnée afin de pouvoir facilement l’exploiter </w:t>
      </w:r>
      <w:r w:rsidR="004C08B9">
        <w:t>et</w:t>
      </w:r>
      <w:r w:rsidR="397FB0EF" w:rsidRPr="1A005333">
        <w:t xml:space="preserve"> la stocker.</w:t>
      </w:r>
      <w:r w:rsidR="004C08B9">
        <w:t xml:space="preserve"> </w:t>
      </w:r>
    </w:p>
    <w:p w14:paraId="360B8DBB" w14:textId="5EB4FD13" w:rsidR="00A646B1" w:rsidRDefault="397FB0EF" w:rsidP="00706ED5">
      <w:r w:rsidRPr="1A005333">
        <w:lastRenderedPageBreak/>
        <w:t xml:space="preserve">Ce premier livrable aura la forme d’une base de données prête pour </w:t>
      </w:r>
      <w:r w:rsidR="004C08B9">
        <w:t>l’</w:t>
      </w:r>
      <w:r w:rsidRPr="1A005333">
        <w:t>analyse. Nous transmettrons tout l’environnement et ses variables, ainsi que le code nécessaire à l’accès à la base de données structurée.</w:t>
      </w:r>
    </w:p>
    <w:p w14:paraId="1C4A89C4" w14:textId="77777777" w:rsidR="0095110F" w:rsidRDefault="0095110F" w:rsidP="0095110F">
      <w:r>
        <w:t>Concrètement, l</w:t>
      </w:r>
      <w:r w:rsidRPr="1A005333">
        <w:t xml:space="preserve">es données </w:t>
      </w:r>
      <w:r>
        <w:t>transmises étant</w:t>
      </w:r>
      <w:r w:rsidRPr="1A005333">
        <w:t xml:space="preserve"> sous la forme de fichiers .csv, nous avons fait le choix </w:t>
      </w:r>
      <w:r>
        <w:t xml:space="preserve">de les transformer </w:t>
      </w:r>
      <w:r w:rsidRPr="1A005333">
        <w:t xml:space="preserve">via des scripts Python </w:t>
      </w:r>
      <w:r>
        <w:t>avant</w:t>
      </w:r>
      <w:r w:rsidRPr="1A005333">
        <w:t xml:space="preserve"> </w:t>
      </w:r>
      <w:r>
        <w:t>de les charger</w:t>
      </w:r>
      <w:r w:rsidRPr="1A005333">
        <w:t xml:space="preserve"> </w:t>
      </w:r>
      <w:r>
        <w:t>dans</w:t>
      </w:r>
      <w:r w:rsidRPr="1A005333">
        <w:t xml:space="preserve"> un</w:t>
      </w:r>
      <w:r>
        <w:t xml:space="preserve">e base </w:t>
      </w:r>
      <w:r w:rsidRPr="1A005333">
        <w:t>PostgreSQL</w:t>
      </w:r>
      <w:r>
        <w:t>.</w:t>
      </w:r>
      <w:r w:rsidRPr="1A005333">
        <w:t xml:space="preserve"> </w:t>
      </w:r>
      <w:r>
        <w:t>De plus, nous avons choisi</w:t>
      </w:r>
      <w:r w:rsidRPr="1A005333">
        <w:t xml:space="preserve"> PgAdmin4</w:t>
      </w:r>
      <w:r>
        <w:t xml:space="preserve"> comme interface cliente</w:t>
      </w:r>
      <w:r w:rsidRPr="1A005333">
        <w:t>.</w:t>
      </w:r>
      <w:r>
        <w:t xml:space="preserve"> </w:t>
      </w:r>
    </w:p>
    <w:p w14:paraId="7293D8F3" w14:textId="546EC01A" w:rsidR="0095110F" w:rsidRDefault="0095110F" w:rsidP="0095110F">
      <w:r>
        <w:t xml:space="preserve">Pour éviter des soucis d’environnements différents sur différentes machines, nous avons choisi de conteneuriser ce travail avec Docker. </w:t>
      </w:r>
      <w:r w:rsidRPr="1A005333">
        <w:t>Le rendu final</w:t>
      </w:r>
      <w:r>
        <w:t xml:space="preserve"> de ce livrable</w:t>
      </w:r>
      <w:r w:rsidRPr="1A005333">
        <w:t xml:space="preserve"> </w:t>
      </w:r>
      <w:r>
        <w:t>sera</w:t>
      </w:r>
      <w:r w:rsidRPr="1A005333">
        <w:t xml:space="preserve"> </w:t>
      </w:r>
      <w:r>
        <w:t xml:space="preserve">donc un fichier </w:t>
      </w:r>
      <w:r w:rsidR="00547662">
        <w:t>D</w:t>
      </w:r>
      <w:r w:rsidRPr="1A005333">
        <w:t xml:space="preserve">ocker compose qui gèrera tout le processus d’importation et de création de la base de données, avec des volumes pour la persistance de </w:t>
      </w:r>
      <w:r>
        <w:t>la base de données</w:t>
      </w:r>
      <w:r w:rsidRPr="1A005333">
        <w:t xml:space="preserve">. </w:t>
      </w:r>
    </w:p>
    <w:p w14:paraId="09C5C740" w14:textId="77777777" w:rsidR="0095110F" w:rsidRDefault="0095110F" w:rsidP="00706ED5"/>
    <w:tbl>
      <w:tblPr>
        <w:tblStyle w:val="Grilledutableau"/>
        <w:tblW w:w="9015" w:type="dxa"/>
        <w:tblLayout w:type="fixed"/>
        <w:tblLook w:val="04A0" w:firstRow="1" w:lastRow="0" w:firstColumn="1" w:lastColumn="0" w:noHBand="0" w:noVBand="1"/>
      </w:tblPr>
      <w:tblGrid>
        <w:gridCol w:w="1691"/>
        <w:gridCol w:w="1701"/>
        <w:gridCol w:w="1843"/>
        <w:gridCol w:w="1985"/>
        <w:gridCol w:w="1795"/>
      </w:tblGrid>
      <w:tr w:rsidR="00F71FF2" w14:paraId="60123894" w14:textId="77777777" w:rsidTr="00A646B1">
        <w:trPr>
          <w:trHeight w:val="300"/>
        </w:trPr>
        <w:tc>
          <w:tcPr>
            <w:tcW w:w="169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vAlign w:val="center"/>
          </w:tcPr>
          <w:p w14:paraId="68EAFFCE" w14:textId="77777777" w:rsidR="00F71FF2" w:rsidRPr="00FC6D4F" w:rsidRDefault="00F71FF2">
            <w:pPr>
              <w:jc w:val="center"/>
              <w:rPr>
                <w:b/>
                <w:bCs/>
              </w:rPr>
            </w:pPr>
            <w:r w:rsidRPr="00FC6D4F">
              <w:rPr>
                <w:b/>
                <w:bCs/>
              </w:rPr>
              <w:t>Lot</w:t>
            </w:r>
          </w:p>
        </w:tc>
        <w:tc>
          <w:tcPr>
            <w:tcW w:w="170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vAlign w:val="center"/>
          </w:tcPr>
          <w:p w14:paraId="1A646B0A" w14:textId="77777777" w:rsidR="00F71FF2" w:rsidRPr="00FC6D4F" w:rsidRDefault="00F71FF2">
            <w:pPr>
              <w:jc w:val="center"/>
              <w:rPr>
                <w:b/>
                <w:bCs/>
              </w:rPr>
            </w:pPr>
            <w:r w:rsidRPr="00FC6D4F">
              <w:rPr>
                <w:b/>
                <w:bCs/>
              </w:rPr>
              <w:t>Tâche</w:t>
            </w:r>
          </w:p>
        </w:tc>
        <w:tc>
          <w:tcPr>
            <w:tcW w:w="184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vAlign w:val="center"/>
          </w:tcPr>
          <w:p w14:paraId="196B1303" w14:textId="77777777" w:rsidR="00F71FF2" w:rsidRPr="00FC6D4F" w:rsidRDefault="00F71FF2">
            <w:pPr>
              <w:jc w:val="center"/>
              <w:rPr>
                <w:b/>
                <w:bCs/>
              </w:rPr>
            </w:pPr>
            <w:r w:rsidRPr="00FC6D4F">
              <w:rPr>
                <w:b/>
                <w:bCs/>
              </w:rPr>
              <w:t>Description</w:t>
            </w:r>
          </w:p>
        </w:tc>
        <w:tc>
          <w:tcPr>
            <w:tcW w:w="198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vAlign w:val="center"/>
          </w:tcPr>
          <w:p w14:paraId="3BC50C4B" w14:textId="77777777" w:rsidR="00F71FF2" w:rsidRPr="00FC6D4F" w:rsidRDefault="00F71FF2">
            <w:pPr>
              <w:jc w:val="center"/>
              <w:rPr>
                <w:b/>
                <w:bCs/>
              </w:rPr>
            </w:pPr>
            <w:r w:rsidRPr="00FC6D4F">
              <w:rPr>
                <w:b/>
                <w:bCs/>
              </w:rPr>
              <w:t>Critère de validation</w:t>
            </w:r>
          </w:p>
        </w:tc>
        <w:tc>
          <w:tcPr>
            <w:tcW w:w="17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175678D" w14:textId="77777777" w:rsidR="00F71FF2" w:rsidRPr="00FC6D4F" w:rsidRDefault="00F71FF2">
            <w:pPr>
              <w:jc w:val="center"/>
              <w:rPr>
                <w:b/>
                <w:bCs/>
              </w:rPr>
            </w:pPr>
            <w:r w:rsidRPr="00FC6D4F">
              <w:rPr>
                <w:b/>
                <w:bCs/>
              </w:rPr>
              <w:t>Degré d’avancement</w:t>
            </w:r>
          </w:p>
        </w:tc>
      </w:tr>
      <w:tr w:rsidR="00F71FF2" w14:paraId="70A8620D" w14:textId="77777777" w:rsidTr="00A646B1">
        <w:trPr>
          <w:trHeight w:val="300"/>
        </w:trPr>
        <w:tc>
          <w:tcPr>
            <w:tcW w:w="1691" w:type="dxa"/>
            <w:vMerge w:val="restart"/>
            <w:tcBorders>
              <w:top w:val="single" w:sz="8" w:space="0" w:color="auto"/>
              <w:left w:val="single" w:sz="8" w:space="0" w:color="auto"/>
              <w:right w:val="single" w:sz="8" w:space="0" w:color="auto"/>
            </w:tcBorders>
            <w:tcMar>
              <w:left w:w="108" w:type="dxa"/>
              <w:right w:w="108" w:type="dxa"/>
            </w:tcMar>
            <w:vAlign w:val="center"/>
          </w:tcPr>
          <w:p w14:paraId="361173FC" w14:textId="77777777" w:rsidR="00F71FF2" w:rsidRDefault="00F71FF2" w:rsidP="00027E2B">
            <w:pPr>
              <w:jc w:val="center"/>
            </w:pPr>
            <w:r w:rsidRPr="37B59F5E">
              <w:t>1 - Nettoyage et structuration des données</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9B6BCE" w14:textId="77777777" w:rsidR="00F71FF2" w:rsidRDefault="00F71FF2" w:rsidP="00620288">
            <w:r w:rsidRPr="37B59F5E">
              <w:t>1 – Analyse des fichiers CSV</w:t>
            </w:r>
          </w:p>
        </w:tc>
        <w:tc>
          <w:tcPr>
            <w:tcW w:w="18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38ED6" w14:textId="77777777" w:rsidR="00F71FF2" w:rsidRDefault="00F71FF2" w:rsidP="00620288">
            <w:r w:rsidRPr="37B59F5E">
              <w:t>Identifier les types de données, les anomalies, et les champs clés.</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0B68C9" w14:textId="77777777" w:rsidR="00F71FF2" w:rsidRDefault="00F71FF2" w:rsidP="00620288">
            <w:r w:rsidRPr="37B59F5E">
              <w:t>Rapport documenté des anomalies et des transformations nécessaires.</w:t>
            </w:r>
          </w:p>
        </w:tc>
        <w:tc>
          <w:tcPr>
            <w:tcW w:w="17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BF8D9C" w14:textId="77777777" w:rsidR="00F71FF2" w:rsidRDefault="00F71FF2" w:rsidP="00027E2B">
            <w:pPr>
              <w:jc w:val="center"/>
            </w:pPr>
            <w:r w:rsidRPr="37B59F5E">
              <w:t>100%</w:t>
            </w:r>
          </w:p>
        </w:tc>
      </w:tr>
      <w:tr w:rsidR="00F71FF2" w14:paraId="71F09349" w14:textId="77777777" w:rsidTr="00A646B1">
        <w:trPr>
          <w:trHeight w:val="300"/>
        </w:trPr>
        <w:tc>
          <w:tcPr>
            <w:tcW w:w="1691" w:type="dxa"/>
            <w:vMerge/>
            <w:tcBorders>
              <w:left w:val="single" w:sz="8" w:space="0" w:color="auto"/>
              <w:bottom w:val="single" w:sz="8" w:space="0" w:color="auto"/>
              <w:right w:val="single" w:sz="8" w:space="0" w:color="auto"/>
            </w:tcBorders>
            <w:tcMar>
              <w:left w:w="108" w:type="dxa"/>
              <w:right w:w="108" w:type="dxa"/>
            </w:tcMar>
            <w:vAlign w:val="center"/>
          </w:tcPr>
          <w:p w14:paraId="06C67866" w14:textId="77777777" w:rsidR="00F71FF2" w:rsidRDefault="00F71FF2" w:rsidP="00027E2B">
            <w:pPr>
              <w:jc w:val="center"/>
            </w:pP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059549" w14:textId="77777777" w:rsidR="00F71FF2" w:rsidRDefault="00F71FF2" w:rsidP="00620288">
            <w:r w:rsidRPr="37B59F5E">
              <w:t>2 – Transformation des données</w:t>
            </w:r>
          </w:p>
        </w:tc>
        <w:tc>
          <w:tcPr>
            <w:tcW w:w="18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3CB5C8" w14:textId="77777777" w:rsidR="00F71FF2" w:rsidRDefault="00F71FF2" w:rsidP="00620288">
            <w:r w:rsidRPr="37B59F5E">
              <w:t>Créer un script Python pour nettoyer et transformer les fichiers CSV.</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16B690" w14:textId="77777777" w:rsidR="00F71FF2" w:rsidRDefault="00F71FF2" w:rsidP="00620288">
            <w:r w:rsidRPr="37B59F5E">
              <w:t>Les fichiers transformés doivent respecter le schéma défini.</w:t>
            </w:r>
          </w:p>
        </w:tc>
        <w:tc>
          <w:tcPr>
            <w:tcW w:w="17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6845C" w14:textId="77777777" w:rsidR="00F71FF2" w:rsidRDefault="00F71FF2" w:rsidP="00027E2B">
            <w:pPr>
              <w:jc w:val="center"/>
            </w:pPr>
            <w:r w:rsidRPr="37B59F5E">
              <w:t>100%</w:t>
            </w:r>
          </w:p>
        </w:tc>
      </w:tr>
      <w:tr w:rsidR="00F71FF2" w14:paraId="4C5C4CF9" w14:textId="77777777" w:rsidTr="00A646B1">
        <w:trPr>
          <w:trHeight w:val="75"/>
        </w:trPr>
        <w:tc>
          <w:tcPr>
            <w:tcW w:w="1691" w:type="dxa"/>
            <w:vMerge w:val="restart"/>
            <w:tcBorders>
              <w:top w:val="nil"/>
              <w:left w:val="single" w:sz="8" w:space="0" w:color="auto"/>
              <w:right w:val="single" w:sz="8" w:space="0" w:color="auto"/>
            </w:tcBorders>
            <w:tcMar>
              <w:left w:w="108" w:type="dxa"/>
              <w:right w:w="108" w:type="dxa"/>
            </w:tcMar>
            <w:vAlign w:val="center"/>
          </w:tcPr>
          <w:p w14:paraId="354F5DDE" w14:textId="77777777" w:rsidR="00F71FF2" w:rsidRDefault="00F71FF2" w:rsidP="00027E2B">
            <w:pPr>
              <w:jc w:val="center"/>
            </w:pPr>
            <w:r w:rsidRPr="37B59F5E">
              <w:t>2 - Mise en place de PostgreSQL</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D0DB59" w14:textId="77777777" w:rsidR="00F71FF2" w:rsidRDefault="00F71FF2" w:rsidP="00620288">
            <w:r w:rsidRPr="37B59F5E">
              <w:t>1 – Définition du schéma de la base de données</w:t>
            </w:r>
          </w:p>
        </w:tc>
        <w:tc>
          <w:tcPr>
            <w:tcW w:w="18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7BCD09" w14:textId="41EF65A8" w:rsidR="00F71FF2" w:rsidRDefault="00F71FF2" w:rsidP="00620288">
            <w:r w:rsidRPr="37B59F5E">
              <w:t xml:space="preserve">Créer une structure adaptée pour stocker les logs </w:t>
            </w:r>
            <w:r w:rsidR="000444EC">
              <w:t>ETL</w:t>
            </w:r>
            <w:r w:rsidRPr="37B59F5E">
              <w:t>.</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7594BB" w14:textId="77777777" w:rsidR="00F71FF2" w:rsidRDefault="00F71FF2" w:rsidP="00620288">
            <w:r w:rsidRPr="00400969">
              <w:rPr>
                <w:i/>
              </w:rPr>
              <w:t>Script</w:t>
            </w:r>
            <w:r w:rsidRPr="37B59F5E">
              <w:t xml:space="preserve"> SQL du schéma validé par l'équipe.</w:t>
            </w:r>
          </w:p>
        </w:tc>
        <w:tc>
          <w:tcPr>
            <w:tcW w:w="17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D7A831" w14:textId="77777777" w:rsidR="00F71FF2" w:rsidRDefault="00F71FF2" w:rsidP="00027E2B">
            <w:pPr>
              <w:jc w:val="center"/>
            </w:pPr>
            <w:r w:rsidRPr="37B59F5E">
              <w:t>100%</w:t>
            </w:r>
          </w:p>
        </w:tc>
      </w:tr>
      <w:tr w:rsidR="00F71FF2" w14:paraId="3CC7911D" w14:textId="77777777" w:rsidTr="00A646B1">
        <w:trPr>
          <w:trHeight w:val="300"/>
        </w:trPr>
        <w:tc>
          <w:tcPr>
            <w:tcW w:w="1691" w:type="dxa"/>
            <w:vMerge/>
            <w:tcBorders>
              <w:left w:val="single" w:sz="8" w:space="0" w:color="auto"/>
              <w:bottom w:val="single" w:sz="8" w:space="0" w:color="auto"/>
              <w:right w:val="single" w:sz="8" w:space="0" w:color="auto"/>
            </w:tcBorders>
            <w:tcMar>
              <w:left w:w="108" w:type="dxa"/>
              <w:right w:w="108" w:type="dxa"/>
            </w:tcMar>
            <w:vAlign w:val="center"/>
          </w:tcPr>
          <w:p w14:paraId="0C01B8E3" w14:textId="77777777" w:rsidR="00F71FF2" w:rsidRDefault="00F71FF2" w:rsidP="00027E2B">
            <w:pPr>
              <w:jc w:val="center"/>
            </w:pP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1E9A6E" w14:textId="77777777" w:rsidR="00F71FF2" w:rsidRDefault="00F71FF2" w:rsidP="00620288">
            <w:r w:rsidRPr="37B59F5E">
              <w:t>2 – Importation des données dans PostgreSQL</w:t>
            </w:r>
          </w:p>
        </w:tc>
        <w:tc>
          <w:tcPr>
            <w:tcW w:w="18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17501D" w14:textId="77777777" w:rsidR="00F71FF2" w:rsidRDefault="00F71FF2" w:rsidP="00620288">
            <w:r w:rsidRPr="37B59F5E">
              <w:t xml:space="preserve">Développer un </w:t>
            </w:r>
            <w:r w:rsidRPr="00400969">
              <w:rPr>
                <w:i/>
              </w:rPr>
              <w:t>script</w:t>
            </w:r>
            <w:r w:rsidRPr="37B59F5E">
              <w:t xml:space="preserve"> Python pour automatiser l'import des données transformées.</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966CB" w14:textId="77777777" w:rsidR="00F71FF2" w:rsidRDefault="00F71FF2" w:rsidP="00620288">
            <w:r w:rsidRPr="37B59F5E">
              <w:t>Données disponibles dans PostgreSQL avec intégrité garantie.</w:t>
            </w:r>
          </w:p>
        </w:tc>
        <w:tc>
          <w:tcPr>
            <w:tcW w:w="17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992FB3" w14:textId="77777777" w:rsidR="00F71FF2" w:rsidRDefault="00F71FF2" w:rsidP="00027E2B">
            <w:pPr>
              <w:jc w:val="center"/>
            </w:pPr>
            <w:r w:rsidRPr="37B59F5E">
              <w:t>100%</w:t>
            </w:r>
          </w:p>
        </w:tc>
      </w:tr>
      <w:tr w:rsidR="00F71FF2" w14:paraId="7AFAC48A" w14:textId="77777777" w:rsidTr="00A646B1">
        <w:trPr>
          <w:trHeight w:val="75"/>
        </w:trPr>
        <w:tc>
          <w:tcPr>
            <w:tcW w:w="1691" w:type="dxa"/>
            <w:tcBorders>
              <w:top w:val="nil"/>
              <w:left w:val="single" w:sz="8" w:space="0" w:color="auto"/>
              <w:bottom w:val="single" w:sz="8" w:space="0" w:color="auto"/>
              <w:right w:val="single" w:sz="8" w:space="0" w:color="auto"/>
            </w:tcBorders>
            <w:tcMar>
              <w:left w:w="108" w:type="dxa"/>
              <w:right w:w="108" w:type="dxa"/>
            </w:tcMar>
            <w:vAlign w:val="center"/>
          </w:tcPr>
          <w:p w14:paraId="4F16CA05" w14:textId="77777777" w:rsidR="00F71FF2" w:rsidRDefault="00F71FF2" w:rsidP="00027E2B">
            <w:pPr>
              <w:jc w:val="center"/>
            </w:pPr>
            <w:r w:rsidRPr="37B59F5E">
              <w:t>3 - Conteneurisation</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50FC68" w14:textId="77777777" w:rsidR="00F71FF2" w:rsidRDefault="00F71FF2" w:rsidP="00620288">
            <w:r w:rsidRPr="37B59F5E">
              <w:t>1 – Configuration Docker</w:t>
            </w:r>
          </w:p>
        </w:tc>
        <w:tc>
          <w:tcPr>
            <w:tcW w:w="18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FEC6A" w14:textId="77777777" w:rsidR="00F71FF2" w:rsidRDefault="00F71FF2" w:rsidP="00620288">
            <w:r w:rsidRPr="37B59F5E">
              <w:t xml:space="preserve">Conteneuriser PostgreSQL, PgAdmin, et les </w:t>
            </w:r>
            <w:r w:rsidRPr="00400969">
              <w:rPr>
                <w:i/>
              </w:rPr>
              <w:t>scripts</w:t>
            </w:r>
            <w:r w:rsidRPr="37B59F5E">
              <w:t xml:space="preserve"> Python.</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4D4EB0" w14:textId="77777777" w:rsidR="00F71FF2" w:rsidRDefault="00F71FF2" w:rsidP="00620288">
            <w:r w:rsidRPr="37B59F5E">
              <w:t>Docker Compose opérationnel pour déployer la base de données et les outils associés.</w:t>
            </w:r>
          </w:p>
        </w:tc>
        <w:tc>
          <w:tcPr>
            <w:tcW w:w="17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D087E9" w14:textId="77777777" w:rsidR="00F71FF2" w:rsidRDefault="00F71FF2" w:rsidP="00A646B1">
            <w:pPr>
              <w:keepNext/>
              <w:jc w:val="center"/>
            </w:pPr>
            <w:r w:rsidRPr="37B59F5E">
              <w:t>100%</w:t>
            </w:r>
          </w:p>
        </w:tc>
      </w:tr>
    </w:tbl>
    <w:p w14:paraId="54F9EA28" w14:textId="5085186B" w:rsidR="00320913" w:rsidRDefault="00A646B1" w:rsidP="00A646B1">
      <w:pPr>
        <w:pStyle w:val="Lgende"/>
      </w:pPr>
      <w:bookmarkStart w:id="30" w:name="_Toc184835483"/>
      <w:r>
        <w:t xml:space="preserve">Figure </w:t>
      </w:r>
      <w:r>
        <w:fldChar w:fldCharType="begin"/>
      </w:r>
      <w:r>
        <w:instrText>SEQ Figure \* ARABIC</w:instrText>
      </w:r>
      <w:r>
        <w:fldChar w:fldCharType="separate"/>
      </w:r>
      <w:r w:rsidR="00ED07C5">
        <w:rPr>
          <w:noProof/>
        </w:rPr>
        <w:t>6</w:t>
      </w:r>
      <w:r>
        <w:fldChar w:fldCharType="end"/>
      </w:r>
      <w:r>
        <w:t xml:space="preserve"> : Tableau récapitulatif du livrable 1</w:t>
      </w:r>
      <w:bookmarkEnd w:id="30"/>
    </w:p>
    <w:p w14:paraId="15A362B6" w14:textId="77777777" w:rsidR="0095110F" w:rsidRDefault="0095110F">
      <w:pPr>
        <w:jc w:val="left"/>
        <w:rPr>
          <w:rFonts w:asciiTheme="majorHAnsi" w:eastAsiaTheme="majorEastAsia" w:hAnsiTheme="majorHAnsi" w:cstheme="majorBidi"/>
          <w:color w:val="0F4761" w:themeColor="accent1" w:themeShade="BF"/>
          <w:sz w:val="26"/>
          <w:szCs w:val="26"/>
        </w:rPr>
      </w:pPr>
      <w:r>
        <w:br w:type="page"/>
      </w:r>
    </w:p>
    <w:p w14:paraId="340B9400" w14:textId="32B172AB" w:rsidR="397FB0EF" w:rsidRPr="00A646B1" w:rsidRDefault="397FB0EF" w:rsidP="00A646B1">
      <w:pPr>
        <w:pStyle w:val="Titre2"/>
      </w:pPr>
      <w:r w:rsidRPr="1A005333">
        <w:lastRenderedPageBreak/>
        <w:t>Deuxième Livrable :</w:t>
      </w:r>
      <w:r w:rsidR="00105C29">
        <w:t xml:space="preserve"> Analyse des données</w:t>
      </w:r>
    </w:p>
    <w:p w14:paraId="178031E7" w14:textId="18CD1513" w:rsidR="397FB0EF" w:rsidRDefault="397FB0EF" w:rsidP="00706ED5">
      <w:r w:rsidRPr="1A005333">
        <w:t xml:space="preserve">Sur la base du premier livrable, nous aurons la matière nécessaire pour démarrer une analyse approfondie des données. À l’aide des logs issus des </w:t>
      </w:r>
      <w:r w:rsidR="000444EC">
        <w:t>ETL</w:t>
      </w:r>
      <w:r w:rsidR="004C08B9">
        <w:t xml:space="preserve"> (</w:t>
      </w:r>
      <w:r w:rsidRPr="1A005333">
        <w:t xml:space="preserve">structurés dans </w:t>
      </w:r>
      <w:r w:rsidR="004C08B9">
        <w:t>une</w:t>
      </w:r>
      <w:r w:rsidRPr="1A005333">
        <w:t xml:space="preserve"> base de données</w:t>
      </w:r>
      <w:r w:rsidR="004C08B9">
        <w:t>)</w:t>
      </w:r>
      <w:r w:rsidRPr="1A005333">
        <w:t xml:space="preserve"> ainsi que les performances des serveurs </w:t>
      </w:r>
      <w:r w:rsidRPr="00430762">
        <w:rPr>
          <w:i/>
        </w:rPr>
        <w:t>on</w:t>
      </w:r>
      <w:r w:rsidR="00400969">
        <w:rPr>
          <w:i/>
        </w:rPr>
        <w:t>-</w:t>
      </w:r>
      <w:r w:rsidRPr="00430762">
        <w:rPr>
          <w:i/>
        </w:rPr>
        <w:t>premise</w:t>
      </w:r>
      <w:r w:rsidRPr="1A005333">
        <w:t xml:space="preserve"> du client</w:t>
      </w:r>
      <w:r w:rsidR="004C08B9">
        <w:t xml:space="preserve"> (que nous avons récupéré par la suite)</w:t>
      </w:r>
      <w:r w:rsidRPr="1A005333">
        <w:t xml:space="preserve">, nous serons en mesure de </w:t>
      </w:r>
      <w:r w:rsidR="004C08B9">
        <w:t xml:space="preserve">mener une analyse </w:t>
      </w:r>
      <w:r w:rsidR="00AB4241">
        <w:t>descriptive</w:t>
      </w:r>
      <w:r w:rsidR="004C08B9">
        <w:t xml:space="preserve"> des </w:t>
      </w:r>
      <w:r w:rsidR="000444EC">
        <w:t>ETL</w:t>
      </w:r>
      <w:r w:rsidR="004C08B9">
        <w:t xml:space="preserve"> existants. </w:t>
      </w:r>
    </w:p>
    <w:p w14:paraId="0AC64805" w14:textId="5E567CDA" w:rsidR="397FB0EF" w:rsidRDefault="397FB0EF" w:rsidP="00706ED5">
      <w:r w:rsidRPr="1A005333">
        <w:t xml:space="preserve">L’objectif de cette phase est d’aboutir à un rapport détaillé de l’historique des logs </w:t>
      </w:r>
      <w:r w:rsidR="000444EC">
        <w:t>ETL</w:t>
      </w:r>
      <w:r w:rsidRPr="1A005333">
        <w:t xml:space="preserve">. Seront identifiés les patterns récurrents, les erreurs communes, les requêtes plus couteuses en termes de </w:t>
      </w:r>
      <w:r w:rsidR="00A646B1">
        <w:t>ressources</w:t>
      </w:r>
      <w:r w:rsidRPr="1A005333">
        <w:t xml:space="preserve"> </w:t>
      </w:r>
      <w:r w:rsidR="00A646B1">
        <w:t>pour le</w:t>
      </w:r>
      <w:r w:rsidRPr="1A005333">
        <w:t xml:space="preserve"> serveu</w:t>
      </w:r>
      <w:r w:rsidR="00A646B1">
        <w:t xml:space="preserve">r, </w:t>
      </w:r>
      <w:r w:rsidR="00204ACE">
        <w:t>etc.</w:t>
      </w:r>
      <w:r w:rsidR="00A646B1">
        <w:t xml:space="preserve"> </w:t>
      </w:r>
    </w:p>
    <w:p w14:paraId="5CE36D4A" w14:textId="3F62147E" w:rsidR="397FB0EF" w:rsidRDefault="397FB0EF" w:rsidP="00706ED5">
      <w:r w:rsidRPr="1A005333">
        <w:t xml:space="preserve">Le document principal de ce livrable prendra la forme d’un fichier </w:t>
      </w:r>
      <w:r w:rsidR="001D20B7" w:rsidRPr="1A005333">
        <w:t>PDF</w:t>
      </w:r>
      <w:r w:rsidRPr="1A005333">
        <w:t xml:space="preserve"> reprenant la méthodologie d’analyse, </w:t>
      </w:r>
      <w:r w:rsidR="00A646B1">
        <w:t>les différents supports d’analyses descriptives</w:t>
      </w:r>
      <w:r w:rsidRPr="1A005333">
        <w:t xml:space="preserve">, les principaux résultats et la description de ceux-ci. La dernière partie se focalisera sur une synthèse des problèmes identifiés, les axes d’amélioration et les recommandations classées par </w:t>
      </w:r>
      <w:r w:rsidR="00A646B1">
        <w:t>priorité</w:t>
      </w:r>
      <w:r w:rsidRPr="1A005333">
        <w:t xml:space="preserve"> et faisabilité.</w:t>
      </w:r>
    </w:p>
    <w:p w14:paraId="35CAC282" w14:textId="20D9029B" w:rsidR="397FB0EF" w:rsidRDefault="00105C29" w:rsidP="00706ED5">
      <w:r w:rsidRPr="00105C29">
        <w:rPr>
          <w:noProof/>
        </w:rPr>
        <w:drawing>
          <wp:anchor distT="0" distB="0" distL="114300" distR="114300" simplePos="0" relativeHeight="251658248" behindDoc="0" locked="0" layoutInCell="1" allowOverlap="1" wp14:anchorId="72A2CC49" wp14:editId="44A21307">
            <wp:simplePos x="0" y="0"/>
            <wp:positionH relativeFrom="column">
              <wp:posOffset>627940</wp:posOffset>
            </wp:positionH>
            <wp:positionV relativeFrom="paragraph">
              <wp:posOffset>1097915</wp:posOffset>
            </wp:positionV>
            <wp:extent cx="4430395" cy="3567430"/>
            <wp:effectExtent l="0" t="0" r="1905" b="1270"/>
            <wp:wrapTopAndBottom/>
            <wp:docPr id="609128233"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28233" name="Picture 1" descr="A diagram of a software development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30395" cy="3567430"/>
                    </a:xfrm>
                    <a:prstGeom prst="rect">
                      <a:avLst/>
                    </a:prstGeom>
                  </pic:spPr>
                </pic:pic>
              </a:graphicData>
            </a:graphic>
            <wp14:sizeRelH relativeFrom="page">
              <wp14:pctWidth>0</wp14:pctWidth>
            </wp14:sizeRelH>
            <wp14:sizeRelV relativeFrom="page">
              <wp14:pctHeight>0</wp14:pctHeight>
            </wp14:sizeRelV>
          </wp:anchor>
        </w:drawing>
      </w:r>
      <w:r w:rsidR="00A646B1" w:rsidRPr="1A005333">
        <w:t xml:space="preserve">Les </w:t>
      </w:r>
      <w:r w:rsidR="00A646B1">
        <w:t>annexes</w:t>
      </w:r>
      <w:r w:rsidR="00A646B1" w:rsidRPr="1A005333">
        <w:t xml:space="preserve"> </w:t>
      </w:r>
      <w:r w:rsidR="00A646B1">
        <w:t xml:space="preserve">de </w:t>
      </w:r>
      <w:r w:rsidR="00A646B1" w:rsidRPr="1A005333">
        <w:t>ce livrable seront des requêtes SQL</w:t>
      </w:r>
      <w:r w:rsidR="00A646B1">
        <w:t xml:space="preserve"> et surtout des </w:t>
      </w:r>
      <w:r w:rsidR="00A646B1" w:rsidRPr="00BB13D3">
        <w:rPr>
          <w:i/>
        </w:rPr>
        <w:t>notebooks</w:t>
      </w:r>
      <w:r w:rsidR="00A646B1" w:rsidRPr="1A005333">
        <w:t xml:space="preserve"> </w:t>
      </w:r>
      <w:r w:rsidR="00A646B1">
        <w:t xml:space="preserve">Jupyter. Ces notebooks contiendront des graphiques et autres outils d’analyses. Ils s’appuieront sur les </w:t>
      </w:r>
      <w:r w:rsidR="00A646B1" w:rsidRPr="1A005333">
        <w:t>librairies Pandas ou Matplotlib</w:t>
      </w:r>
      <w:r w:rsidR="00A646B1">
        <w:t>. Enfin, un outil</w:t>
      </w:r>
      <w:r w:rsidR="00A646B1" w:rsidRPr="1A005333">
        <w:t xml:space="preserve"> de </w:t>
      </w:r>
      <w:r w:rsidR="00A646B1">
        <w:t>BI (</w:t>
      </w:r>
      <w:r w:rsidR="00A646B1">
        <w:rPr>
          <w:i/>
          <w:iCs/>
        </w:rPr>
        <w:t>B</w:t>
      </w:r>
      <w:r w:rsidR="00A646B1" w:rsidRPr="00A646B1">
        <w:rPr>
          <w:i/>
          <w:iCs/>
        </w:rPr>
        <w:t>usiness Intelligence</w:t>
      </w:r>
      <w:r w:rsidR="00A646B1">
        <w:t>) sera utilisé pour créer une</w:t>
      </w:r>
      <w:r w:rsidR="397FB0EF" w:rsidRPr="1A005333">
        <w:t xml:space="preserve"> première </w:t>
      </w:r>
      <w:r w:rsidR="00A225C6">
        <w:t xml:space="preserve">version, simple, </w:t>
      </w:r>
      <w:r w:rsidR="00A646B1">
        <w:t xml:space="preserve">de </w:t>
      </w:r>
      <w:r w:rsidR="397FB0EF" w:rsidRPr="00416BE4">
        <w:rPr>
          <w:i/>
        </w:rPr>
        <w:t>dashboard</w:t>
      </w:r>
      <w:r w:rsidR="00A225C6">
        <w:rPr>
          <w:i/>
        </w:rPr>
        <w:t xml:space="preserve"> </w:t>
      </w:r>
      <w:r w:rsidR="00A225C6">
        <w:rPr>
          <w:iCs/>
        </w:rPr>
        <w:t>(probablement semi-statique).</w:t>
      </w:r>
      <w:r w:rsidR="00A646B1">
        <w:rPr>
          <w:i/>
        </w:rPr>
        <w:t xml:space="preserve"> </w:t>
      </w:r>
      <w:r w:rsidR="00A646B1">
        <w:t>Ce dernier</w:t>
      </w:r>
      <w:r w:rsidR="397FB0EF" w:rsidRPr="1A005333">
        <w:t xml:space="preserve"> sera </w:t>
      </w:r>
      <w:r w:rsidR="00DF3230" w:rsidRPr="1A005333">
        <w:t>ajouté</w:t>
      </w:r>
      <w:r w:rsidR="397FB0EF" w:rsidRPr="1A005333">
        <w:t xml:space="preserve"> au Docker Compose.</w:t>
      </w:r>
    </w:p>
    <w:p w14:paraId="0E2FF836" w14:textId="66BF32C6" w:rsidR="0095110F" w:rsidRDefault="0095110F">
      <w:pPr>
        <w:jc w:val="left"/>
      </w:pPr>
      <w:r>
        <w:rPr>
          <w:noProof/>
        </w:rPr>
        <mc:AlternateContent>
          <mc:Choice Requires="wps">
            <w:drawing>
              <wp:anchor distT="0" distB="0" distL="114300" distR="114300" simplePos="0" relativeHeight="251658247" behindDoc="0" locked="0" layoutInCell="1" allowOverlap="1" wp14:anchorId="0CFFC683" wp14:editId="2AE1BC3E">
                <wp:simplePos x="0" y="0"/>
                <wp:positionH relativeFrom="column">
                  <wp:posOffset>725805</wp:posOffset>
                </wp:positionH>
                <wp:positionV relativeFrom="paragraph">
                  <wp:posOffset>3619201</wp:posOffset>
                </wp:positionV>
                <wp:extent cx="4445000" cy="635"/>
                <wp:effectExtent l="0" t="0" r="0" b="12065"/>
                <wp:wrapTopAndBottom/>
                <wp:docPr id="2111673129" name="Text Box 1"/>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60D04BAE" w14:textId="5EA0D058" w:rsidR="00A646B1" w:rsidRPr="00FD72F0" w:rsidRDefault="00A646B1" w:rsidP="00A646B1">
                            <w:pPr>
                              <w:pStyle w:val="Lgende"/>
                              <w:rPr>
                                <w:noProof/>
                                <w:sz w:val="22"/>
                                <w:szCs w:val="22"/>
                              </w:rPr>
                            </w:pPr>
                            <w:bookmarkStart w:id="31" w:name="_Toc184835484"/>
                            <w:r>
                              <w:t xml:space="preserve">Figure </w:t>
                            </w:r>
                            <w:r>
                              <w:fldChar w:fldCharType="begin"/>
                            </w:r>
                            <w:r>
                              <w:instrText>SEQ Figure \* ARABIC</w:instrText>
                            </w:r>
                            <w:r>
                              <w:fldChar w:fldCharType="separate"/>
                            </w:r>
                            <w:r w:rsidR="00ED07C5">
                              <w:rPr>
                                <w:noProof/>
                              </w:rPr>
                              <w:t>7</w:t>
                            </w:r>
                            <w:r>
                              <w:fldChar w:fldCharType="end"/>
                            </w:r>
                            <w:r>
                              <w:t xml:space="preserve"> :</w:t>
                            </w:r>
                            <w:r w:rsidRPr="000E64A5">
                              <w:t xml:space="preserve"> Schéma du livrable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FC683" id="_x0000_s1030" type="#_x0000_t202" style="position:absolute;margin-left:57.15pt;margin-top:285pt;width:350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p/jGgIAAD8EAAAOAAAAZHJzL2Uyb0RvYy54bWysU8Fu2zAMvQ/YPwi6L3aytBi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" stroked="f">
                <v:textbox style="mso-fit-shape-to-text:t" inset="0,0,0,0">
                  <w:txbxContent>
                    <w:p w14:paraId="60D04BAE" w14:textId="5EA0D058" w:rsidR="00A646B1" w:rsidRPr="00FD72F0" w:rsidRDefault="00A646B1" w:rsidP="00A646B1">
                      <w:pPr>
                        <w:pStyle w:val="Lgende"/>
                        <w:rPr>
                          <w:noProof/>
                          <w:sz w:val="22"/>
                          <w:szCs w:val="22"/>
                        </w:rPr>
                      </w:pPr>
                      <w:bookmarkStart w:id="32" w:name="_Toc184835484"/>
                      <w:r>
                        <w:t xml:space="preserve">Figure </w:t>
                      </w:r>
                      <w:r>
                        <w:fldChar w:fldCharType="begin"/>
                      </w:r>
                      <w:r>
                        <w:instrText>SEQ Figure \* ARABIC</w:instrText>
                      </w:r>
                      <w:r>
                        <w:fldChar w:fldCharType="separate"/>
                      </w:r>
                      <w:r w:rsidR="00ED07C5">
                        <w:rPr>
                          <w:noProof/>
                        </w:rPr>
                        <w:t>7</w:t>
                      </w:r>
                      <w:r>
                        <w:fldChar w:fldCharType="end"/>
                      </w:r>
                      <w:r>
                        <w:t xml:space="preserve"> :</w:t>
                      </w:r>
                      <w:r w:rsidRPr="000E64A5">
                        <w:t xml:space="preserve"> Schéma du livrable 2</w:t>
                      </w:r>
                      <w:bookmarkEnd w:id="32"/>
                    </w:p>
                  </w:txbxContent>
                </v:textbox>
                <w10:wrap type="topAndBottom"/>
              </v:shape>
            </w:pict>
          </mc:Fallback>
        </mc:AlternateContent>
      </w:r>
      <w:r>
        <w:br w:type="page"/>
      </w:r>
    </w:p>
    <w:p w14:paraId="5516BA1B" w14:textId="77777777" w:rsidR="00320913" w:rsidRPr="00320913" w:rsidRDefault="00320913" w:rsidP="00320913"/>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55"/>
        <w:gridCol w:w="2297"/>
        <w:gridCol w:w="1972"/>
        <w:gridCol w:w="1662"/>
      </w:tblGrid>
      <w:tr w:rsidR="00F71FF2" w14:paraId="3DF330FE" w14:textId="77777777" w:rsidTr="00821C5A">
        <w:tc>
          <w:tcPr>
            <w:tcW w:w="1530" w:type="dxa"/>
            <w:shd w:val="clear" w:color="auto" w:fill="BFBFBF" w:themeFill="background1" w:themeFillShade="BF"/>
            <w:vAlign w:val="center"/>
          </w:tcPr>
          <w:p w14:paraId="22DBAF41" w14:textId="77777777" w:rsidR="00F71FF2" w:rsidRPr="00FC6D4F" w:rsidRDefault="00F71FF2">
            <w:pPr>
              <w:jc w:val="center"/>
              <w:rPr>
                <w:b/>
                <w:bCs/>
              </w:rPr>
            </w:pPr>
            <w:r w:rsidRPr="00FC6D4F">
              <w:rPr>
                <w:b/>
                <w:bCs/>
              </w:rPr>
              <w:t>Lot</w:t>
            </w:r>
          </w:p>
        </w:tc>
        <w:tc>
          <w:tcPr>
            <w:tcW w:w="1555" w:type="dxa"/>
            <w:shd w:val="clear" w:color="auto" w:fill="BFBFBF" w:themeFill="background1" w:themeFillShade="BF"/>
            <w:vAlign w:val="center"/>
          </w:tcPr>
          <w:p w14:paraId="60DF1E63" w14:textId="77777777" w:rsidR="00F71FF2" w:rsidRPr="00FC6D4F" w:rsidRDefault="00F71FF2">
            <w:pPr>
              <w:jc w:val="center"/>
              <w:rPr>
                <w:b/>
                <w:bCs/>
              </w:rPr>
            </w:pPr>
            <w:r w:rsidRPr="00FC6D4F">
              <w:rPr>
                <w:b/>
                <w:bCs/>
              </w:rPr>
              <w:t>Tâche</w:t>
            </w:r>
          </w:p>
        </w:tc>
        <w:tc>
          <w:tcPr>
            <w:tcW w:w="2297" w:type="dxa"/>
            <w:shd w:val="clear" w:color="auto" w:fill="BFBFBF" w:themeFill="background1" w:themeFillShade="BF"/>
            <w:vAlign w:val="center"/>
          </w:tcPr>
          <w:p w14:paraId="6A9DAAA2" w14:textId="77777777" w:rsidR="00F71FF2" w:rsidRPr="00FC6D4F" w:rsidRDefault="00F71FF2">
            <w:pPr>
              <w:jc w:val="center"/>
              <w:rPr>
                <w:b/>
                <w:bCs/>
              </w:rPr>
            </w:pPr>
            <w:r w:rsidRPr="00FC6D4F">
              <w:rPr>
                <w:b/>
                <w:bCs/>
              </w:rPr>
              <w:t>Description</w:t>
            </w:r>
          </w:p>
        </w:tc>
        <w:tc>
          <w:tcPr>
            <w:tcW w:w="1972" w:type="dxa"/>
            <w:shd w:val="clear" w:color="auto" w:fill="BFBFBF" w:themeFill="background1" w:themeFillShade="BF"/>
            <w:vAlign w:val="center"/>
          </w:tcPr>
          <w:p w14:paraId="3DA7ED8E" w14:textId="77777777" w:rsidR="00F71FF2" w:rsidRPr="00FC6D4F" w:rsidRDefault="00F71FF2">
            <w:pPr>
              <w:jc w:val="center"/>
              <w:rPr>
                <w:b/>
                <w:bCs/>
              </w:rPr>
            </w:pPr>
            <w:r w:rsidRPr="00FC6D4F">
              <w:rPr>
                <w:b/>
                <w:bCs/>
              </w:rPr>
              <w:t>Critère de validation</w:t>
            </w:r>
          </w:p>
        </w:tc>
        <w:tc>
          <w:tcPr>
            <w:tcW w:w="1662" w:type="dxa"/>
            <w:shd w:val="clear" w:color="auto" w:fill="BFBFBF" w:themeFill="background1" w:themeFillShade="BF"/>
          </w:tcPr>
          <w:p w14:paraId="6E513F38" w14:textId="77777777" w:rsidR="00F71FF2" w:rsidRPr="00FC6D4F" w:rsidRDefault="00F71FF2">
            <w:pPr>
              <w:jc w:val="center"/>
              <w:rPr>
                <w:b/>
                <w:bCs/>
              </w:rPr>
            </w:pPr>
            <w:r w:rsidRPr="00FC6D4F">
              <w:rPr>
                <w:b/>
                <w:bCs/>
              </w:rPr>
              <w:t>Degré d’avancement</w:t>
            </w:r>
          </w:p>
        </w:tc>
      </w:tr>
      <w:tr w:rsidR="00F71FF2" w14:paraId="670CD66C" w14:textId="77777777" w:rsidTr="00821C5A">
        <w:tc>
          <w:tcPr>
            <w:tcW w:w="1530" w:type="dxa"/>
            <w:vMerge w:val="restart"/>
            <w:vAlign w:val="center"/>
          </w:tcPr>
          <w:p w14:paraId="35AB5E76" w14:textId="77777777" w:rsidR="00F71FF2" w:rsidRPr="00A77BAA" w:rsidRDefault="00F71FF2" w:rsidP="00C828C6">
            <w:pPr>
              <w:jc w:val="center"/>
            </w:pPr>
            <w:r w:rsidRPr="00A77BAA">
              <w:t xml:space="preserve">1 - </w:t>
            </w:r>
            <w:r w:rsidRPr="003A5F96">
              <w:t>Analyse exploratoire des données</w:t>
            </w:r>
          </w:p>
        </w:tc>
        <w:tc>
          <w:tcPr>
            <w:tcW w:w="1555" w:type="dxa"/>
            <w:vAlign w:val="center"/>
          </w:tcPr>
          <w:p w14:paraId="0A5394B6" w14:textId="77777777" w:rsidR="00F71FF2" w:rsidRPr="00A77BAA" w:rsidRDefault="00F71FF2" w:rsidP="003479AA">
            <w:r w:rsidRPr="00A77BAA">
              <w:t xml:space="preserve">1 – </w:t>
            </w:r>
            <w:r w:rsidRPr="001E5C7E">
              <w:t xml:space="preserve">Identification des </w:t>
            </w:r>
            <w:r w:rsidRPr="00BB13D3">
              <w:rPr>
                <w:i/>
              </w:rPr>
              <w:t>patterns</w:t>
            </w:r>
            <w:r w:rsidRPr="001E5C7E">
              <w:t xml:space="preserve"> et anomalies</w:t>
            </w:r>
          </w:p>
        </w:tc>
        <w:tc>
          <w:tcPr>
            <w:tcW w:w="2297" w:type="dxa"/>
            <w:vAlign w:val="center"/>
          </w:tcPr>
          <w:p w14:paraId="437CB44D" w14:textId="77777777" w:rsidR="00F71FF2" w:rsidRPr="00A77BAA" w:rsidRDefault="00F71FF2" w:rsidP="003479AA">
            <w:r w:rsidRPr="001E5C7E">
              <w:t>Utiliser Python (Pandas, Matplotlib) pour analyser les tendances et les erreurs</w:t>
            </w:r>
            <w:r w:rsidRPr="003A5F96">
              <w:t xml:space="preserve"> </w:t>
            </w:r>
            <w:r w:rsidRPr="001E5C7E">
              <w:t>fréquentes.</w:t>
            </w:r>
          </w:p>
        </w:tc>
        <w:tc>
          <w:tcPr>
            <w:tcW w:w="1972" w:type="dxa"/>
            <w:vAlign w:val="center"/>
          </w:tcPr>
          <w:p w14:paraId="221DD1EE" w14:textId="77777777" w:rsidR="00F71FF2" w:rsidRPr="00A77BAA" w:rsidRDefault="00F71FF2" w:rsidP="003479AA">
            <w:r w:rsidRPr="001E5C7E">
              <w:t xml:space="preserve">Graphiques et tableaux des </w:t>
            </w:r>
            <w:r w:rsidRPr="00BB13D3">
              <w:rPr>
                <w:i/>
              </w:rPr>
              <w:t>patterns</w:t>
            </w:r>
            <w:r w:rsidRPr="001E5C7E">
              <w:t xml:space="preserve"> principaux documentés.</w:t>
            </w:r>
          </w:p>
        </w:tc>
        <w:tc>
          <w:tcPr>
            <w:tcW w:w="1662" w:type="dxa"/>
            <w:vAlign w:val="center"/>
          </w:tcPr>
          <w:p w14:paraId="6D0B56C6" w14:textId="77777777" w:rsidR="00F71FF2" w:rsidRPr="00A77BAA" w:rsidRDefault="00F71FF2" w:rsidP="00C828C6">
            <w:pPr>
              <w:jc w:val="center"/>
            </w:pPr>
            <w:r w:rsidRPr="00A77BAA">
              <w:t>0%</w:t>
            </w:r>
          </w:p>
        </w:tc>
      </w:tr>
      <w:tr w:rsidR="00F71FF2" w14:paraId="03AA1CF3" w14:textId="77777777" w:rsidTr="00821C5A">
        <w:tc>
          <w:tcPr>
            <w:tcW w:w="1530" w:type="dxa"/>
            <w:vMerge/>
            <w:vAlign w:val="center"/>
          </w:tcPr>
          <w:p w14:paraId="728AEE09" w14:textId="77777777" w:rsidR="00F71FF2" w:rsidRPr="00A77BAA" w:rsidRDefault="00F71FF2" w:rsidP="00C828C6">
            <w:pPr>
              <w:jc w:val="center"/>
            </w:pPr>
          </w:p>
        </w:tc>
        <w:tc>
          <w:tcPr>
            <w:tcW w:w="1555" w:type="dxa"/>
            <w:vAlign w:val="center"/>
          </w:tcPr>
          <w:p w14:paraId="56DAB253" w14:textId="4B29AFFD" w:rsidR="00F71FF2" w:rsidRPr="00A77BAA" w:rsidRDefault="00F71FF2" w:rsidP="003479AA">
            <w:r w:rsidRPr="00A77BAA">
              <w:t xml:space="preserve">2 – </w:t>
            </w:r>
            <w:r w:rsidRPr="001E5C7E">
              <w:t xml:space="preserve">Analyse des performances des </w:t>
            </w:r>
            <w:r w:rsidR="000444EC">
              <w:t>ETL</w:t>
            </w:r>
          </w:p>
        </w:tc>
        <w:tc>
          <w:tcPr>
            <w:tcW w:w="2297" w:type="dxa"/>
            <w:vAlign w:val="center"/>
          </w:tcPr>
          <w:p w14:paraId="1EF7F8F0" w14:textId="77777777" w:rsidR="00F71FF2" w:rsidRPr="00A77BAA" w:rsidRDefault="00F71FF2" w:rsidP="003479AA">
            <w:r w:rsidRPr="001E5C7E">
              <w:t>Étudier les temps d’exécution, les pics d’utilisation des ressources.</w:t>
            </w:r>
          </w:p>
        </w:tc>
        <w:tc>
          <w:tcPr>
            <w:tcW w:w="1972" w:type="dxa"/>
            <w:vAlign w:val="center"/>
          </w:tcPr>
          <w:p w14:paraId="2A15E069" w14:textId="77777777" w:rsidR="00F71FF2" w:rsidRPr="00A77BAA" w:rsidRDefault="00F71FF2" w:rsidP="003479AA">
            <w:r w:rsidRPr="001E5C7E">
              <w:t>Résultats analysés et synthétisés dans un fichier PDF.</w:t>
            </w:r>
          </w:p>
        </w:tc>
        <w:tc>
          <w:tcPr>
            <w:tcW w:w="1662" w:type="dxa"/>
            <w:vAlign w:val="center"/>
          </w:tcPr>
          <w:p w14:paraId="244EF217" w14:textId="77777777" w:rsidR="00F71FF2" w:rsidRPr="00A77BAA" w:rsidRDefault="00F71FF2" w:rsidP="00C828C6">
            <w:pPr>
              <w:jc w:val="center"/>
            </w:pPr>
            <w:r w:rsidRPr="00A77BAA">
              <w:t>0%</w:t>
            </w:r>
          </w:p>
        </w:tc>
      </w:tr>
      <w:tr w:rsidR="00F71FF2" w14:paraId="4D23FF27" w14:textId="77777777" w:rsidTr="00821C5A">
        <w:trPr>
          <w:trHeight w:val="82"/>
        </w:trPr>
        <w:tc>
          <w:tcPr>
            <w:tcW w:w="1530" w:type="dxa"/>
            <w:vMerge w:val="restart"/>
            <w:vAlign w:val="center"/>
          </w:tcPr>
          <w:p w14:paraId="3025396C" w14:textId="77777777" w:rsidR="00F71FF2" w:rsidRPr="00A77BAA" w:rsidRDefault="00F71FF2" w:rsidP="00C828C6">
            <w:pPr>
              <w:jc w:val="center"/>
            </w:pPr>
            <w:r w:rsidRPr="00A77BAA">
              <w:t xml:space="preserve">2 - </w:t>
            </w:r>
            <w:r w:rsidRPr="003A5F96">
              <w:t>Production du rapport</w:t>
            </w:r>
          </w:p>
        </w:tc>
        <w:tc>
          <w:tcPr>
            <w:tcW w:w="1555" w:type="dxa"/>
            <w:vAlign w:val="center"/>
          </w:tcPr>
          <w:p w14:paraId="1F189EFB" w14:textId="77777777" w:rsidR="00F71FF2" w:rsidRPr="00A77BAA" w:rsidRDefault="00F71FF2" w:rsidP="003479AA">
            <w:r w:rsidRPr="00A77BAA">
              <w:t xml:space="preserve">1 – </w:t>
            </w:r>
            <w:r w:rsidRPr="001E5C7E">
              <w:t>Rédaction du rapport</w:t>
            </w:r>
          </w:p>
        </w:tc>
        <w:tc>
          <w:tcPr>
            <w:tcW w:w="2297" w:type="dxa"/>
            <w:vAlign w:val="center"/>
          </w:tcPr>
          <w:p w14:paraId="0E97C63F" w14:textId="77777777" w:rsidR="00F71FF2" w:rsidRPr="00A77BAA" w:rsidRDefault="00F71FF2" w:rsidP="003479AA">
            <w:r w:rsidRPr="001E5C7E">
              <w:t>Intégrer les résultats, méthodologie, et recommandations.</w:t>
            </w:r>
          </w:p>
        </w:tc>
        <w:tc>
          <w:tcPr>
            <w:tcW w:w="1972" w:type="dxa"/>
            <w:vAlign w:val="center"/>
          </w:tcPr>
          <w:p w14:paraId="6F9D282A" w14:textId="77777777" w:rsidR="00F71FF2" w:rsidRPr="00A77BAA" w:rsidRDefault="00F71FF2" w:rsidP="003479AA">
            <w:r w:rsidRPr="001E5C7E">
              <w:t>Rapport PDF validé par l’équipe et le client.</w:t>
            </w:r>
          </w:p>
        </w:tc>
        <w:tc>
          <w:tcPr>
            <w:tcW w:w="1662" w:type="dxa"/>
            <w:vAlign w:val="center"/>
          </w:tcPr>
          <w:p w14:paraId="7B1AC5D2" w14:textId="77777777" w:rsidR="00F71FF2" w:rsidRPr="00A77BAA" w:rsidRDefault="00F71FF2" w:rsidP="00C828C6">
            <w:pPr>
              <w:jc w:val="center"/>
            </w:pPr>
            <w:r w:rsidRPr="00A77BAA">
              <w:t>0%</w:t>
            </w:r>
          </w:p>
        </w:tc>
      </w:tr>
      <w:tr w:rsidR="00F71FF2" w14:paraId="41BB0324" w14:textId="77777777" w:rsidTr="00821C5A">
        <w:tc>
          <w:tcPr>
            <w:tcW w:w="1530" w:type="dxa"/>
            <w:vMerge/>
            <w:vAlign w:val="center"/>
          </w:tcPr>
          <w:p w14:paraId="79004A5D" w14:textId="77777777" w:rsidR="00F71FF2" w:rsidRPr="00A77BAA" w:rsidRDefault="00F71FF2" w:rsidP="00C828C6">
            <w:pPr>
              <w:jc w:val="center"/>
            </w:pPr>
          </w:p>
        </w:tc>
        <w:tc>
          <w:tcPr>
            <w:tcW w:w="1555" w:type="dxa"/>
            <w:vAlign w:val="center"/>
          </w:tcPr>
          <w:p w14:paraId="1B31D1C4" w14:textId="77777777" w:rsidR="00F71FF2" w:rsidRPr="00A77BAA" w:rsidRDefault="00F71FF2" w:rsidP="003479AA">
            <w:r w:rsidRPr="00A77BAA">
              <w:t xml:space="preserve">2 – </w:t>
            </w:r>
            <w:r w:rsidRPr="001E5C7E">
              <w:t>Compilation des annexes</w:t>
            </w:r>
          </w:p>
        </w:tc>
        <w:tc>
          <w:tcPr>
            <w:tcW w:w="2297" w:type="dxa"/>
            <w:vAlign w:val="center"/>
          </w:tcPr>
          <w:p w14:paraId="614908F8" w14:textId="77777777" w:rsidR="00F71FF2" w:rsidRPr="00A77BAA" w:rsidRDefault="00F71FF2" w:rsidP="003479AA">
            <w:r w:rsidRPr="001E5C7E">
              <w:t xml:space="preserve">Inclure </w:t>
            </w:r>
            <w:r w:rsidRPr="00BB13D3">
              <w:rPr>
                <w:i/>
              </w:rPr>
              <w:t>scripts</w:t>
            </w:r>
            <w:r w:rsidRPr="001E5C7E">
              <w:t xml:space="preserve"> Python, requêtes SQL, et extraits de données.</w:t>
            </w:r>
          </w:p>
        </w:tc>
        <w:tc>
          <w:tcPr>
            <w:tcW w:w="1972" w:type="dxa"/>
            <w:vAlign w:val="center"/>
          </w:tcPr>
          <w:p w14:paraId="49E9F7D9" w14:textId="77777777" w:rsidR="00F71FF2" w:rsidRPr="00A77BAA" w:rsidRDefault="00F71FF2" w:rsidP="003479AA">
            <w:r w:rsidRPr="001E5C7E">
              <w:t>Annexes complètes et bien organisées.</w:t>
            </w:r>
          </w:p>
        </w:tc>
        <w:tc>
          <w:tcPr>
            <w:tcW w:w="1662" w:type="dxa"/>
            <w:vAlign w:val="center"/>
          </w:tcPr>
          <w:p w14:paraId="2FD60CEF" w14:textId="77777777" w:rsidR="00F71FF2" w:rsidRPr="00A77BAA" w:rsidRDefault="00F71FF2" w:rsidP="00C828C6">
            <w:pPr>
              <w:jc w:val="center"/>
            </w:pPr>
            <w:r w:rsidRPr="00A77BAA">
              <w:t>0%</w:t>
            </w:r>
          </w:p>
        </w:tc>
      </w:tr>
      <w:tr w:rsidR="00F71FF2" w14:paraId="620387A9" w14:textId="77777777" w:rsidTr="00821C5A">
        <w:trPr>
          <w:trHeight w:val="82"/>
        </w:trPr>
        <w:tc>
          <w:tcPr>
            <w:tcW w:w="1530" w:type="dxa"/>
            <w:vAlign w:val="center"/>
          </w:tcPr>
          <w:p w14:paraId="3E745F82" w14:textId="77777777" w:rsidR="00F71FF2" w:rsidRPr="00A77BAA" w:rsidRDefault="00F71FF2" w:rsidP="00C828C6">
            <w:pPr>
              <w:jc w:val="center"/>
            </w:pPr>
            <w:r w:rsidRPr="00A77BAA">
              <w:t xml:space="preserve">3 - </w:t>
            </w:r>
            <w:r w:rsidRPr="003A5F96">
              <w:t>Dashboard initial</w:t>
            </w:r>
          </w:p>
        </w:tc>
        <w:tc>
          <w:tcPr>
            <w:tcW w:w="1555" w:type="dxa"/>
            <w:vAlign w:val="center"/>
          </w:tcPr>
          <w:p w14:paraId="1180D97E" w14:textId="77777777" w:rsidR="00F71FF2" w:rsidRPr="00A77BAA" w:rsidRDefault="00F71FF2" w:rsidP="003479AA">
            <w:r w:rsidRPr="00A77BAA">
              <w:t xml:space="preserve">1 – </w:t>
            </w:r>
            <w:r w:rsidRPr="001E5C7E">
              <w:t>Proposition de dashboard</w:t>
            </w:r>
          </w:p>
        </w:tc>
        <w:tc>
          <w:tcPr>
            <w:tcW w:w="2297" w:type="dxa"/>
            <w:vAlign w:val="center"/>
          </w:tcPr>
          <w:p w14:paraId="17247365" w14:textId="77777777" w:rsidR="00F71FF2" w:rsidRPr="00A77BAA" w:rsidRDefault="00F71FF2" w:rsidP="003479AA">
            <w:r w:rsidRPr="001E5C7E">
              <w:t>Créer un prototype avec un outil de BI pour visualiser les analyses.</w:t>
            </w:r>
          </w:p>
        </w:tc>
        <w:tc>
          <w:tcPr>
            <w:tcW w:w="1972" w:type="dxa"/>
            <w:vAlign w:val="center"/>
          </w:tcPr>
          <w:p w14:paraId="6C6B9B24" w14:textId="77777777" w:rsidR="00F71FF2" w:rsidRPr="00A77BAA" w:rsidRDefault="00F71FF2" w:rsidP="003479AA">
            <w:r w:rsidRPr="00BB13D3">
              <w:rPr>
                <w:i/>
              </w:rPr>
              <w:t>Dashboard</w:t>
            </w:r>
            <w:r w:rsidRPr="001E5C7E">
              <w:t xml:space="preserve"> fonctionnel intégré dans Docker Compose.</w:t>
            </w:r>
          </w:p>
        </w:tc>
        <w:tc>
          <w:tcPr>
            <w:tcW w:w="1662" w:type="dxa"/>
            <w:vAlign w:val="center"/>
          </w:tcPr>
          <w:p w14:paraId="772BAFC8" w14:textId="77777777" w:rsidR="00F71FF2" w:rsidRPr="00A77BAA" w:rsidRDefault="00F71FF2" w:rsidP="0095110F">
            <w:pPr>
              <w:keepNext/>
              <w:jc w:val="center"/>
            </w:pPr>
            <w:r w:rsidRPr="00A77BAA">
              <w:t>0%</w:t>
            </w:r>
          </w:p>
        </w:tc>
      </w:tr>
    </w:tbl>
    <w:p w14:paraId="52D3CFE7" w14:textId="364E64BA" w:rsidR="00F71FF2" w:rsidRDefault="0095110F" w:rsidP="0095110F">
      <w:pPr>
        <w:pStyle w:val="Lgende"/>
      </w:pPr>
      <w:bookmarkStart w:id="33" w:name="_Toc184835485"/>
      <w:r>
        <w:t xml:space="preserve">Figure </w:t>
      </w:r>
      <w:r>
        <w:fldChar w:fldCharType="begin"/>
      </w:r>
      <w:r>
        <w:instrText>SEQ Figure \* ARABIC</w:instrText>
      </w:r>
      <w:r>
        <w:fldChar w:fldCharType="separate"/>
      </w:r>
      <w:r w:rsidR="00ED07C5">
        <w:rPr>
          <w:noProof/>
        </w:rPr>
        <w:t>8</w:t>
      </w:r>
      <w:r>
        <w:fldChar w:fldCharType="end"/>
      </w:r>
      <w:r>
        <w:t xml:space="preserve"> : </w:t>
      </w:r>
      <w:r w:rsidRPr="001D4F76">
        <w:t xml:space="preserve">Tableau récapitulatif du livrable </w:t>
      </w:r>
      <w:r>
        <w:t>2</w:t>
      </w:r>
      <w:bookmarkEnd w:id="33"/>
    </w:p>
    <w:p w14:paraId="4FD42576" w14:textId="77777777" w:rsidR="0095110F" w:rsidRPr="00F71FF2" w:rsidRDefault="0095110F" w:rsidP="00F71FF2"/>
    <w:p w14:paraId="109BB221" w14:textId="728CBFB7" w:rsidR="397FB0EF" w:rsidRDefault="397FB0EF" w:rsidP="0095110F">
      <w:pPr>
        <w:pStyle w:val="Titre2"/>
      </w:pPr>
      <w:r w:rsidRPr="1A005333">
        <w:t>Troisième Livrable :</w:t>
      </w:r>
      <w:r w:rsidR="00105C29">
        <w:t xml:space="preserve"> </w:t>
      </w:r>
      <w:r w:rsidR="00105C29" w:rsidRPr="00105C29">
        <w:t>Monitoring et Alerting</w:t>
      </w:r>
    </w:p>
    <w:p w14:paraId="3EFEBAAA" w14:textId="61CA264A" w:rsidR="00CD2AE3" w:rsidRDefault="397FB0EF" w:rsidP="00706ED5">
      <w:r w:rsidRPr="1A005333">
        <w:t xml:space="preserve">L’étape suivante du projet </w:t>
      </w:r>
      <w:r w:rsidR="0095110F">
        <w:t>sera</w:t>
      </w:r>
      <w:r w:rsidRPr="1A005333">
        <w:t xml:space="preserve"> la livraison d’un système de </w:t>
      </w:r>
      <w:r w:rsidRPr="0071074C">
        <w:rPr>
          <w:i/>
        </w:rPr>
        <w:t xml:space="preserve">monitoring </w:t>
      </w:r>
      <w:r w:rsidRPr="1A005333">
        <w:t xml:space="preserve">des processus </w:t>
      </w:r>
      <w:r w:rsidR="000444EC">
        <w:t>ETL</w:t>
      </w:r>
      <w:r w:rsidRPr="1A005333">
        <w:t xml:space="preserve"> en temps réel. Les objectifs de ce livrable sont multiples</w:t>
      </w:r>
      <w:r w:rsidR="0095110F">
        <w:t> : éviter</w:t>
      </w:r>
      <w:r w:rsidR="0095110F" w:rsidRPr="1A005333">
        <w:t xml:space="preserve"> un ralentissement système, </w:t>
      </w:r>
      <w:r w:rsidR="0095110F">
        <w:t xml:space="preserve">détecter </w:t>
      </w:r>
      <w:r w:rsidR="0095110F" w:rsidRPr="1A005333">
        <w:t xml:space="preserve">une erreur dans la transmission des données, </w:t>
      </w:r>
      <w:r w:rsidR="0095110F">
        <w:t xml:space="preserve">détecter </w:t>
      </w:r>
      <w:r w:rsidR="0095110F" w:rsidRPr="1A005333">
        <w:t xml:space="preserve">un </w:t>
      </w:r>
      <w:r w:rsidR="0095110F" w:rsidRPr="00D05F77">
        <w:rPr>
          <w:i/>
        </w:rPr>
        <w:t>batch</w:t>
      </w:r>
      <w:r w:rsidR="0095110F" w:rsidRPr="1A005333">
        <w:t xml:space="preserve"> incomplet ou</w:t>
      </w:r>
      <w:r w:rsidR="0095110F">
        <w:t xml:space="preserve"> encore alerter sur</w:t>
      </w:r>
      <w:r w:rsidR="0095110F" w:rsidRPr="1A005333">
        <w:t xml:space="preserve"> un évènement critique</w:t>
      </w:r>
      <w:r w:rsidR="0095110F">
        <w:t xml:space="preserve">. </w:t>
      </w:r>
    </w:p>
    <w:p w14:paraId="1093C8F6" w14:textId="3BB3D965" w:rsidR="0095110F" w:rsidRDefault="00D05F77" w:rsidP="00706ED5">
      <w:r>
        <w:t>Pour résumer</w:t>
      </w:r>
      <w:r w:rsidR="0095110F">
        <w:t>, e</w:t>
      </w:r>
      <w:r w:rsidR="397FB0EF" w:rsidRPr="1A005333">
        <w:t xml:space="preserve">n prenant appui sur le rapport d’analyse et </w:t>
      </w:r>
      <w:r w:rsidR="0095110F">
        <w:t>les</w:t>
      </w:r>
      <w:r w:rsidR="397FB0EF" w:rsidRPr="1A005333">
        <w:t xml:space="preserve"> annexes issu</w:t>
      </w:r>
      <w:r w:rsidR="0095110F">
        <w:t>e</w:t>
      </w:r>
      <w:r w:rsidR="397FB0EF" w:rsidRPr="1A005333">
        <w:t>s du livrable précédent</w:t>
      </w:r>
      <w:r w:rsidR="0095110F">
        <w:t xml:space="preserve">, </w:t>
      </w:r>
      <w:r w:rsidR="397FB0EF" w:rsidRPr="1A005333">
        <w:t xml:space="preserve">nous serons en mesure de définir </w:t>
      </w:r>
      <w:r w:rsidR="0095110F">
        <w:t xml:space="preserve">des mesures et/ou indicateurs </w:t>
      </w:r>
      <w:r w:rsidR="00A225C6">
        <w:t xml:space="preserve">plus approfondis </w:t>
      </w:r>
      <w:r w:rsidR="0095110F">
        <w:t xml:space="preserve">pour établir un </w:t>
      </w:r>
      <w:r w:rsidR="0095110F" w:rsidRPr="0095110F">
        <w:rPr>
          <w:i/>
          <w:iCs/>
        </w:rPr>
        <w:t>monitoring</w:t>
      </w:r>
      <w:r w:rsidR="0095110F">
        <w:t xml:space="preserve"> </w:t>
      </w:r>
      <w:r w:rsidR="397FB0EF" w:rsidRPr="1A005333">
        <w:t>pour ces process</w:t>
      </w:r>
      <w:r w:rsidR="0002565F">
        <w:t>us</w:t>
      </w:r>
      <w:r w:rsidR="397FB0EF" w:rsidRPr="1A005333">
        <w:t>.</w:t>
      </w:r>
      <w:r w:rsidR="00A225C6">
        <w:t xml:space="preserve"> </w:t>
      </w:r>
      <w:r w:rsidR="00CD2AE3">
        <w:t xml:space="preserve">Enfin, en partant de la première version du dashboard du deuxième livrable, nous </w:t>
      </w:r>
      <w:r w:rsidR="00CD2AE3" w:rsidRPr="1A005333">
        <w:t xml:space="preserve">mettrons alors un en place </w:t>
      </w:r>
      <w:r w:rsidR="00CD2AE3">
        <w:t xml:space="preserve">la version finale du </w:t>
      </w:r>
      <w:r w:rsidR="00CD2AE3" w:rsidRPr="00A225C6">
        <w:rPr>
          <w:i/>
          <w:iCs/>
        </w:rPr>
        <w:t>dashboard</w:t>
      </w:r>
      <w:r w:rsidR="00CD2AE3">
        <w:t xml:space="preserve"> pour le suivi des </w:t>
      </w:r>
      <w:r w:rsidR="000444EC">
        <w:t>ETL</w:t>
      </w:r>
      <w:r w:rsidR="0002565F">
        <w:t>.</w:t>
      </w:r>
    </w:p>
    <w:p w14:paraId="5D1CA48E" w14:textId="792F774E" w:rsidR="00CD2AE3" w:rsidRDefault="0095110F" w:rsidP="00706ED5">
      <w:r>
        <w:t>En parallèle, i</w:t>
      </w:r>
      <w:r w:rsidR="397FB0EF" w:rsidRPr="1A005333">
        <w:t xml:space="preserve">l sera nécessaire </w:t>
      </w:r>
      <w:r>
        <w:t>de collaborer avec P</w:t>
      </w:r>
      <w:r w:rsidR="00D83DCD">
        <w:t>rimever</w:t>
      </w:r>
      <w:r>
        <w:t xml:space="preserve"> pour identifier un moyen d’obtenir </w:t>
      </w:r>
      <w:r w:rsidR="00D83DCD">
        <w:t>leurs données</w:t>
      </w:r>
      <w:r>
        <w:t xml:space="preserve"> en continu. L’intégration de ce</w:t>
      </w:r>
      <w:r w:rsidR="397FB0EF" w:rsidRPr="1A005333">
        <w:t xml:space="preserve"> </w:t>
      </w:r>
      <w:r w:rsidR="00393AEE">
        <w:t>flux</w:t>
      </w:r>
      <w:r w:rsidR="397FB0EF" w:rsidRPr="1A005333">
        <w:t xml:space="preserve"> continu de données </w:t>
      </w:r>
      <w:r>
        <w:t xml:space="preserve">permettra un suivi </w:t>
      </w:r>
      <w:r w:rsidR="00564943">
        <w:t>en</w:t>
      </w:r>
      <w:r>
        <w:t xml:space="preserve"> temps réel (ou avec </w:t>
      </w:r>
      <w:r w:rsidR="00D83DCD">
        <w:t>un délai faible</w:t>
      </w:r>
      <w:r>
        <w:t>) permettant d’alerter en cas de dysfonctionnement.</w:t>
      </w:r>
      <w:r w:rsidR="00CD2AE3">
        <w:t xml:space="preserve"> La difficulté de ce livrable sera de réussir à réaliser cette opération de</w:t>
      </w:r>
      <w:r w:rsidR="397FB0EF" w:rsidRPr="1A005333">
        <w:t xml:space="preserve"> </w:t>
      </w:r>
      <w:r w:rsidR="397FB0EF" w:rsidRPr="00281641">
        <w:rPr>
          <w:i/>
        </w:rPr>
        <w:t>monitoring</w:t>
      </w:r>
      <w:r w:rsidR="00A225C6">
        <w:rPr>
          <w:i/>
        </w:rPr>
        <w:t xml:space="preserve"> </w:t>
      </w:r>
      <w:r w:rsidR="00CD2AE3">
        <w:t xml:space="preserve">en temps réel. </w:t>
      </w:r>
    </w:p>
    <w:p w14:paraId="53153D74" w14:textId="7068D381" w:rsidR="397FB0EF" w:rsidRDefault="00CD2AE3" w:rsidP="00706ED5">
      <w:r>
        <w:t>Pour se faire, n</w:t>
      </w:r>
      <w:r w:rsidR="00A225C6">
        <w:t xml:space="preserve">ous utiliserons des outils </w:t>
      </w:r>
      <w:r>
        <w:t>tels que</w:t>
      </w:r>
      <w:r w:rsidR="397FB0EF" w:rsidRPr="1A005333">
        <w:t xml:space="preserve"> Kibana ou Gr</w:t>
      </w:r>
      <w:r w:rsidR="00D83DCD">
        <w:t>a</w:t>
      </w:r>
      <w:r w:rsidR="397FB0EF" w:rsidRPr="1A005333">
        <w:t>fana</w:t>
      </w:r>
      <w:r>
        <w:t xml:space="preserve">. De </w:t>
      </w:r>
      <w:r w:rsidR="00A225C6" w:rsidRPr="1A005333">
        <w:t xml:space="preserve">plus, </w:t>
      </w:r>
      <w:r w:rsidR="00D83DCD">
        <w:t>nous</w:t>
      </w:r>
      <w:r>
        <w:t xml:space="preserve"> p</w:t>
      </w:r>
      <w:r w:rsidR="00D83DCD">
        <w:t xml:space="preserve">ouvons </w:t>
      </w:r>
      <w:r>
        <w:t xml:space="preserve">imaginer faire un envoi d’alerte via la </w:t>
      </w:r>
      <w:r w:rsidR="00A225C6" w:rsidRPr="1A005333">
        <w:t xml:space="preserve">messagerie Teams </w:t>
      </w:r>
      <w:r>
        <w:t>ou encore par mail. Quoiqu’il en soi</w:t>
      </w:r>
      <w:r w:rsidR="00D175F0">
        <w:t>t</w:t>
      </w:r>
      <w:r>
        <w:t>,</w:t>
      </w:r>
      <w:r w:rsidRPr="1A005333">
        <w:t xml:space="preserve"> </w:t>
      </w:r>
      <w:r>
        <w:t>notre solution</w:t>
      </w:r>
      <w:r w:rsidRPr="1A005333">
        <w:t xml:space="preserve"> devra être compatible avec le </w:t>
      </w:r>
      <w:r w:rsidRPr="00D83DCD">
        <w:rPr>
          <w:i/>
          <w:iCs/>
        </w:rPr>
        <w:t xml:space="preserve">stack </w:t>
      </w:r>
      <w:r w:rsidRPr="1A005333">
        <w:t>technologique d</w:t>
      </w:r>
      <w:r>
        <w:t xml:space="preserve">e Primever. Elle </w:t>
      </w:r>
      <w:r w:rsidR="397FB0EF" w:rsidRPr="1A005333">
        <w:t xml:space="preserve">sera </w:t>
      </w:r>
      <w:r>
        <w:t>donc conteneurisée</w:t>
      </w:r>
      <w:r w:rsidR="397FB0EF" w:rsidRPr="1A005333">
        <w:t xml:space="preserve"> afin </w:t>
      </w:r>
      <w:r>
        <w:t>d’être déployable</w:t>
      </w:r>
      <w:r w:rsidR="397FB0EF" w:rsidRPr="1A005333">
        <w:t xml:space="preserve"> facilement</w:t>
      </w:r>
      <w:r>
        <w:t xml:space="preserve"> </w:t>
      </w:r>
      <w:r w:rsidR="397FB0EF" w:rsidRPr="1A005333">
        <w:t>sur</w:t>
      </w:r>
      <w:r>
        <w:t xml:space="preserve"> une</w:t>
      </w:r>
      <w:r w:rsidR="397FB0EF" w:rsidRPr="1A005333">
        <w:t xml:space="preserve"> machine virtuelle. Le livrable prendra </w:t>
      </w:r>
      <w:r w:rsidR="397FB0EF" w:rsidRPr="1A005333">
        <w:lastRenderedPageBreak/>
        <w:t xml:space="preserve">donc la forme d’une application complètement packagée sur Docker, dont les </w:t>
      </w:r>
      <w:r w:rsidR="00E74D32" w:rsidRPr="00C23892">
        <w:rPr>
          <w:i/>
          <w:iCs/>
        </w:rPr>
        <w:t>D</w:t>
      </w:r>
      <w:r w:rsidR="397FB0EF" w:rsidRPr="00C23892">
        <w:rPr>
          <w:i/>
          <w:iCs/>
        </w:rPr>
        <w:t>ockerfiles</w:t>
      </w:r>
      <w:r w:rsidR="397FB0EF" w:rsidRPr="1A005333">
        <w:t xml:space="preserve">, dépendances, </w:t>
      </w:r>
      <w:r w:rsidR="00E74D32">
        <w:t>D</w:t>
      </w:r>
      <w:r w:rsidR="397FB0EF" w:rsidRPr="1A005333">
        <w:t>ocker compose et tout autre élément seront transmis.</w:t>
      </w:r>
    </w:p>
    <w:p w14:paraId="700E53FF" w14:textId="77777777" w:rsidR="00F33D07" w:rsidRDefault="007B7A66" w:rsidP="00953E1B">
      <w:pPr>
        <w:keepNext/>
        <w:jc w:val="center"/>
        <w:rPr>
          <w:ins w:id="34" w:author="Microsoft Word" w:date="2024-12-09T09:50:00Z" w16du:dateUtc="2024-12-09T17:50:00Z"/>
        </w:rPr>
      </w:pPr>
      <w:r w:rsidRPr="00A8517A">
        <w:rPr>
          <w:noProof/>
        </w:rPr>
        <w:drawing>
          <wp:inline distT="0" distB="0" distL="0" distR="0" wp14:anchorId="1F500462" wp14:editId="62ADBD3D">
            <wp:extent cx="5534719" cy="3048000"/>
            <wp:effectExtent l="0" t="0" r="2540" b="0"/>
            <wp:docPr id="88345263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2638" name="Image 1" descr="Une image contenant texte, capture d’écran, diagramme, Police&#10;&#10;Description générée automatiquement"/>
                    <pic:cNvPicPr/>
                  </pic:nvPicPr>
                  <pic:blipFill>
                    <a:blip r:embed="rId19"/>
                    <a:stretch>
                      <a:fillRect/>
                    </a:stretch>
                  </pic:blipFill>
                  <pic:spPr>
                    <a:xfrm>
                      <a:off x="0" y="0"/>
                      <a:ext cx="5536007" cy="3048709"/>
                    </a:xfrm>
                    <a:prstGeom prst="rect">
                      <a:avLst/>
                    </a:prstGeom>
                  </pic:spPr>
                </pic:pic>
              </a:graphicData>
            </a:graphic>
          </wp:inline>
        </w:drawing>
      </w:r>
    </w:p>
    <w:p w14:paraId="0539EA3A" w14:textId="692637AF" w:rsidR="00801EDC" w:rsidRDefault="00F33D07" w:rsidP="00D905FA">
      <w:pPr>
        <w:pStyle w:val="Lgende"/>
      </w:pPr>
      <w:bookmarkStart w:id="35" w:name="_Toc184835486"/>
      <w:r>
        <w:t xml:space="preserve">Figure </w:t>
      </w:r>
      <w:r>
        <w:fldChar w:fldCharType="begin"/>
      </w:r>
      <w:r>
        <w:instrText>SEQ Figure \* ARABIC</w:instrText>
      </w:r>
      <w:r>
        <w:fldChar w:fldCharType="separate"/>
      </w:r>
      <w:r w:rsidR="00ED07C5">
        <w:rPr>
          <w:noProof/>
        </w:rPr>
        <w:t>9</w:t>
      </w:r>
      <w:r>
        <w:fldChar w:fldCharType="end"/>
      </w:r>
      <w:r>
        <w:t xml:space="preserve"> : Schéma du livrable 3</w:t>
      </w:r>
      <w:bookmarkEnd w:id="35"/>
    </w:p>
    <w:tbl>
      <w:tblPr>
        <w:tblStyle w:val="Grilledutableau"/>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6"/>
        <w:gridCol w:w="1701"/>
        <w:gridCol w:w="2126"/>
        <w:gridCol w:w="2127"/>
        <w:gridCol w:w="1795"/>
      </w:tblGrid>
      <w:tr w:rsidR="00711C66" w14:paraId="7F7F537D" w14:textId="77777777" w:rsidTr="00821C5A">
        <w:trPr>
          <w:trHeight w:val="300"/>
        </w:trPr>
        <w:tc>
          <w:tcPr>
            <w:tcW w:w="1266" w:type="dxa"/>
            <w:shd w:val="clear" w:color="auto" w:fill="BFBFBF" w:themeFill="background1" w:themeFillShade="BF"/>
            <w:tcMar>
              <w:left w:w="108" w:type="dxa"/>
              <w:right w:w="108" w:type="dxa"/>
            </w:tcMar>
            <w:vAlign w:val="center"/>
          </w:tcPr>
          <w:p w14:paraId="020897F2" w14:textId="77777777" w:rsidR="00711C66" w:rsidRPr="00FC6D4F" w:rsidRDefault="00711C66">
            <w:pPr>
              <w:jc w:val="center"/>
              <w:rPr>
                <w:b/>
                <w:bCs/>
              </w:rPr>
            </w:pPr>
            <w:r w:rsidRPr="00FC6D4F">
              <w:rPr>
                <w:b/>
                <w:bCs/>
              </w:rPr>
              <w:t>Lot</w:t>
            </w:r>
          </w:p>
        </w:tc>
        <w:tc>
          <w:tcPr>
            <w:tcW w:w="1701" w:type="dxa"/>
            <w:shd w:val="clear" w:color="auto" w:fill="BFBFBF" w:themeFill="background1" w:themeFillShade="BF"/>
            <w:tcMar>
              <w:left w:w="108" w:type="dxa"/>
              <w:right w:w="108" w:type="dxa"/>
            </w:tcMar>
            <w:vAlign w:val="center"/>
          </w:tcPr>
          <w:p w14:paraId="1EB9DDB5" w14:textId="77777777" w:rsidR="00711C66" w:rsidRPr="00FC6D4F" w:rsidRDefault="00711C66">
            <w:pPr>
              <w:jc w:val="center"/>
              <w:rPr>
                <w:b/>
                <w:bCs/>
              </w:rPr>
            </w:pPr>
            <w:r w:rsidRPr="00FC6D4F">
              <w:rPr>
                <w:b/>
                <w:bCs/>
              </w:rPr>
              <w:t>Tâche</w:t>
            </w:r>
          </w:p>
        </w:tc>
        <w:tc>
          <w:tcPr>
            <w:tcW w:w="2126" w:type="dxa"/>
            <w:shd w:val="clear" w:color="auto" w:fill="BFBFBF" w:themeFill="background1" w:themeFillShade="BF"/>
            <w:tcMar>
              <w:left w:w="108" w:type="dxa"/>
              <w:right w:w="108" w:type="dxa"/>
            </w:tcMar>
            <w:vAlign w:val="center"/>
          </w:tcPr>
          <w:p w14:paraId="5B7B2479" w14:textId="77777777" w:rsidR="00711C66" w:rsidRPr="00FC6D4F" w:rsidRDefault="00711C66">
            <w:pPr>
              <w:jc w:val="center"/>
              <w:rPr>
                <w:b/>
                <w:bCs/>
              </w:rPr>
            </w:pPr>
            <w:r w:rsidRPr="00FC6D4F">
              <w:rPr>
                <w:b/>
                <w:bCs/>
              </w:rPr>
              <w:t>Description</w:t>
            </w:r>
          </w:p>
        </w:tc>
        <w:tc>
          <w:tcPr>
            <w:tcW w:w="2127" w:type="dxa"/>
            <w:shd w:val="clear" w:color="auto" w:fill="BFBFBF" w:themeFill="background1" w:themeFillShade="BF"/>
            <w:tcMar>
              <w:left w:w="108" w:type="dxa"/>
              <w:right w:w="108" w:type="dxa"/>
            </w:tcMar>
            <w:vAlign w:val="center"/>
          </w:tcPr>
          <w:p w14:paraId="1E331DE3" w14:textId="77777777" w:rsidR="00711C66" w:rsidRPr="00FC6D4F" w:rsidRDefault="00711C66">
            <w:pPr>
              <w:jc w:val="center"/>
              <w:rPr>
                <w:b/>
                <w:bCs/>
              </w:rPr>
            </w:pPr>
            <w:r w:rsidRPr="00FC6D4F">
              <w:rPr>
                <w:b/>
                <w:bCs/>
              </w:rPr>
              <w:t>Critère de validation</w:t>
            </w:r>
          </w:p>
        </w:tc>
        <w:tc>
          <w:tcPr>
            <w:tcW w:w="1795" w:type="dxa"/>
            <w:shd w:val="clear" w:color="auto" w:fill="BFBFBF" w:themeFill="background1" w:themeFillShade="BF"/>
            <w:tcMar>
              <w:left w:w="108" w:type="dxa"/>
              <w:right w:w="108" w:type="dxa"/>
            </w:tcMar>
          </w:tcPr>
          <w:p w14:paraId="2A0E3E78" w14:textId="77777777" w:rsidR="00711C66" w:rsidRPr="00FC6D4F" w:rsidRDefault="00711C66">
            <w:pPr>
              <w:jc w:val="center"/>
              <w:rPr>
                <w:b/>
                <w:bCs/>
              </w:rPr>
            </w:pPr>
            <w:r w:rsidRPr="00FC6D4F">
              <w:rPr>
                <w:b/>
                <w:bCs/>
              </w:rPr>
              <w:t>Degré d’avancement</w:t>
            </w:r>
          </w:p>
        </w:tc>
      </w:tr>
      <w:tr w:rsidR="00711C66" w14:paraId="17A095B7" w14:textId="77777777" w:rsidTr="00821C5A">
        <w:trPr>
          <w:trHeight w:val="300"/>
        </w:trPr>
        <w:tc>
          <w:tcPr>
            <w:tcW w:w="1266" w:type="dxa"/>
            <w:vMerge w:val="restart"/>
            <w:tcMar>
              <w:left w:w="108" w:type="dxa"/>
              <w:right w:w="108" w:type="dxa"/>
            </w:tcMar>
            <w:vAlign w:val="center"/>
          </w:tcPr>
          <w:p w14:paraId="52B2D0B4" w14:textId="77777777" w:rsidR="00711C66" w:rsidRDefault="00711C66">
            <w:pPr>
              <w:jc w:val="center"/>
            </w:pPr>
            <w:r w:rsidRPr="63905EB9">
              <w:t>1 - Intégration d’un flux de données continu</w:t>
            </w:r>
          </w:p>
        </w:tc>
        <w:tc>
          <w:tcPr>
            <w:tcW w:w="1701" w:type="dxa"/>
            <w:tcMar>
              <w:left w:w="108" w:type="dxa"/>
              <w:right w:w="108" w:type="dxa"/>
            </w:tcMar>
            <w:vAlign w:val="center"/>
          </w:tcPr>
          <w:p w14:paraId="30FD719E" w14:textId="77777777" w:rsidR="00711C66" w:rsidRDefault="00711C66">
            <w:pPr>
              <w:jc w:val="center"/>
            </w:pPr>
            <w:r w:rsidRPr="63905EB9">
              <w:t>1 – Configuration du système de streaming</w:t>
            </w:r>
          </w:p>
        </w:tc>
        <w:tc>
          <w:tcPr>
            <w:tcW w:w="2126" w:type="dxa"/>
            <w:tcMar>
              <w:left w:w="108" w:type="dxa"/>
              <w:right w:w="108" w:type="dxa"/>
            </w:tcMar>
            <w:vAlign w:val="center"/>
          </w:tcPr>
          <w:p w14:paraId="05FC8747" w14:textId="77777777" w:rsidR="00711C66" w:rsidRDefault="00711C66" w:rsidP="007A0BEF">
            <w:r w:rsidRPr="63905EB9">
              <w:t>Intégrer un outil pour capter les données en temps réel.</w:t>
            </w:r>
          </w:p>
        </w:tc>
        <w:tc>
          <w:tcPr>
            <w:tcW w:w="2127" w:type="dxa"/>
            <w:tcMar>
              <w:left w:w="108" w:type="dxa"/>
              <w:right w:w="108" w:type="dxa"/>
            </w:tcMar>
            <w:vAlign w:val="center"/>
          </w:tcPr>
          <w:p w14:paraId="43DE7035" w14:textId="569AD8CF" w:rsidR="00711C66" w:rsidRDefault="00711C66" w:rsidP="003901EA">
            <w:r w:rsidRPr="63905EB9">
              <w:t xml:space="preserve">Flux de données stable entre les </w:t>
            </w:r>
            <w:r w:rsidR="000444EC">
              <w:t>ETL</w:t>
            </w:r>
            <w:r w:rsidRPr="63905EB9">
              <w:t xml:space="preserve"> et PostgreSQL.</w:t>
            </w:r>
          </w:p>
        </w:tc>
        <w:tc>
          <w:tcPr>
            <w:tcW w:w="1795" w:type="dxa"/>
            <w:tcMar>
              <w:left w:w="108" w:type="dxa"/>
              <w:right w:w="108" w:type="dxa"/>
            </w:tcMar>
            <w:vAlign w:val="center"/>
          </w:tcPr>
          <w:p w14:paraId="47836AAF" w14:textId="77777777" w:rsidR="00711C66" w:rsidRDefault="00711C66">
            <w:pPr>
              <w:jc w:val="center"/>
            </w:pPr>
            <w:r w:rsidRPr="63905EB9">
              <w:t>0%</w:t>
            </w:r>
          </w:p>
        </w:tc>
      </w:tr>
      <w:tr w:rsidR="00711C66" w14:paraId="784FA028" w14:textId="77777777" w:rsidTr="00821C5A">
        <w:trPr>
          <w:trHeight w:val="300"/>
        </w:trPr>
        <w:tc>
          <w:tcPr>
            <w:tcW w:w="1266" w:type="dxa"/>
            <w:vMerge/>
            <w:vAlign w:val="center"/>
          </w:tcPr>
          <w:p w14:paraId="069C54AB" w14:textId="77777777" w:rsidR="00711C66" w:rsidRDefault="00711C66">
            <w:pPr>
              <w:jc w:val="center"/>
            </w:pPr>
          </w:p>
        </w:tc>
        <w:tc>
          <w:tcPr>
            <w:tcW w:w="1701" w:type="dxa"/>
            <w:tcMar>
              <w:left w:w="108" w:type="dxa"/>
              <w:right w:w="108" w:type="dxa"/>
            </w:tcMar>
            <w:vAlign w:val="center"/>
          </w:tcPr>
          <w:p w14:paraId="3668C6AA" w14:textId="77777777" w:rsidR="00711C66" w:rsidRDefault="00711C66">
            <w:pPr>
              <w:jc w:val="center"/>
            </w:pPr>
            <w:r w:rsidRPr="63905EB9">
              <w:t>2 – Adaptation des scripts Python</w:t>
            </w:r>
          </w:p>
        </w:tc>
        <w:tc>
          <w:tcPr>
            <w:tcW w:w="2126" w:type="dxa"/>
            <w:tcMar>
              <w:left w:w="108" w:type="dxa"/>
              <w:right w:w="108" w:type="dxa"/>
            </w:tcMar>
            <w:vAlign w:val="center"/>
          </w:tcPr>
          <w:p w14:paraId="6C9A377B" w14:textId="77777777" w:rsidR="00711C66" w:rsidRDefault="00711C66" w:rsidP="003901EA">
            <w:r w:rsidRPr="63905EB9">
              <w:t xml:space="preserve">Modifier les </w:t>
            </w:r>
            <w:r w:rsidRPr="00EF1CA6">
              <w:rPr>
                <w:i/>
              </w:rPr>
              <w:t xml:space="preserve">scripts </w:t>
            </w:r>
            <w:r w:rsidRPr="63905EB9">
              <w:t>pour traiter les données entrantes en temps réel.</w:t>
            </w:r>
          </w:p>
        </w:tc>
        <w:tc>
          <w:tcPr>
            <w:tcW w:w="2127" w:type="dxa"/>
            <w:tcMar>
              <w:left w:w="108" w:type="dxa"/>
              <w:right w:w="108" w:type="dxa"/>
            </w:tcMar>
            <w:vAlign w:val="center"/>
          </w:tcPr>
          <w:p w14:paraId="734F4DB6" w14:textId="77777777" w:rsidR="00711C66" w:rsidRDefault="00711C66" w:rsidP="003901EA">
            <w:r w:rsidRPr="63905EB9">
              <w:t>Données enrichies disponibles dans PostgreSQL.</w:t>
            </w:r>
          </w:p>
        </w:tc>
        <w:tc>
          <w:tcPr>
            <w:tcW w:w="1795" w:type="dxa"/>
            <w:tcMar>
              <w:left w:w="108" w:type="dxa"/>
              <w:right w:w="108" w:type="dxa"/>
            </w:tcMar>
            <w:vAlign w:val="center"/>
          </w:tcPr>
          <w:p w14:paraId="44652BD7" w14:textId="77777777" w:rsidR="00711C66" w:rsidRDefault="00711C66">
            <w:pPr>
              <w:jc w:val="center"/>
            </w:pPr>
            <w:r w:rsidRPr="63905EB9">
              <w:t>0%</w:t>
            </w:r>
          </w:p>
        </w:tc>
      </w:tr>
      <w:tr w:rsidR="00711C66" w14:paraId="3EF1CD48" w14:textId="77777777" w:rsidTr="00821C5A">
        <w:trPr>
          <w:trHeight w:val="75"/>
        </w:trPr>
        <w:tc>
          <w:tcPr>
            <w:tcW w:w="1266" w:type="dxa"/>
            <w:vMerge w:val="restart"/>
            <w:tcMar>
              <w:left w:w="108" w:type="dxa"/>
              <w:right w:w="108" w:type="dxa"/>
            </w:tcMar>
            <w:vAlign w:val="center"/>
          </w:tcPr>
          <w:p w14:paraId="21C0228F" w14:textId="77777777" w:rsidR="00711C66" w:rsidRDefault="00711C66">
            <w:pPr>
              <w:jc w:val="center"/>
            </w:pPr>
            <w:r w:rsidRPr="63905EB9">
              <w:t xml:space="preserve">2 - Mise en place du </w:t>
            </w:r>
            <w:r w:rsidRPr="00FD6877">
              <w:rPr>
                <w:i/>
              </w:rPr>
              <w:t>monitoring</w:t>
            </w:r>
          </w:p>
        </w:tc>
        <w:tc>
          <w:tcPr>
            <w:tcW w:w="1701" w:type="dxa"/>
            <w:tcMar>
              <w:left w:w="108" w:type="dxa"/>
              <w:right w:w="108" w:type="dxa"/>
            </w:tcMar>
            <w:vAlign w:val="center"/>
          </w:tcPr>
          <w:p w14:paraId="62FA7D5F" w14:textId="77777777" w:rsidR="00711C66" w:rsidRDefault="00711C66">
            <w:pPr>
              <w:jc w:val="center"/>
            </w:pPr>
            <w:r w:rsidRPr="63905EB9">
              <w:t>1 – Configuration de Grafana</w:t>
            </w:r>
          </w:p>
        </w:tc>
        <w:tc>
          <w:tcPr>
            <w:tcW w:w="2126" w:type="dxa"/>
            <w:tcMar>
              <w:left w:w="108" w:type="dxa"/>
              <w:right w:w="108" w:type="dxa"/>
            </w:tcMar>
            <w:vAlign w:val="center"/>
          </w:tcPr>
          <w:p w14:paraId="3EA892E8" w14:textId="758B9328" w:rsidR="00711C66" w:rsidRDefault="00711C66" w:rsidP="003901EA">
            <w:r w:rsidRPr="63905EB9">
              <w:t xml:space="preserve">Créer des tableaux de bord pour surveiller les processus </w:t>
            </w:r>
            <w:r w:rsidR="000444EC">
              <w:t>ETL</w:t>
            </w:r>
            <w:r w:rsidRPr="63905EB9">
              <w:t xml:space="preserve"> en temps réel.</w:t>
            </w:r>
          </w:p>
        </w:tc>
        <w:tc>
          <w:tcPr>
            <w:tcW w:w="2127" w:type="dxa"/>
            <w:tcMar>
              <w:left w:w="108" w:type="dxa"/>
              <w:right w:w="108" w:type="dxa"/>
            </w:tcMar>
            <w:vAlign w:val="center"/>
          </w:tcPr>
          <w:p w14:paraId="6418AF9C" w14:textId="77777777" w:rsidR="00711C66" w:rsidRDefault="00711C66" w:rsidP="003901EA">
            <w:r w:rsidRPr="0069605E">
              <w:rPr>
                <w:i/>
              </w:rPr>
              <w:t xml:space="preserve">Dashboards </w:t>
            </w:r>
            <w:r w:rsidRPr="63905EB9">
              <w:t>affichant les données en direct.</w:t>
            </w:r>
          </w:p>
        </w:tc>
        <w:tc>
          <w:tcPr>
            <w:tcW w:w="1795" w:type="dxa"/>
            <w:tcMar>
              <w:left w:w="108" w:type="dxa"/>
              <w:right w:w="108" w:type="dxa"/>
            </w:tcMar>
            <w:vAlign w:val="center"/>
          </w:tcPr>
          <w:p w14:paraId="2215F201" w14:textId="77777777" w:rsidR="00711C66" w:rsidRDefault="00711C66">
            <w:pPr>
              <w:jc w:val="center"/>
            </w:pPr>
            <w:r w:rsidRPr="63905EB9">
              <w:t>0%</w:t>
            </w:r>
          </w:p>
        </w:tc>
      </w:tr>
      <w:tr w:rsidR="00711C66" w14:paraId="67776BB3" w14:textId="77777777" w:rsidTr="00821C5A">
        <w:trPr>
          <w:trHeight w:val="300"/>
        </w:trPr>
        <w:tc>
          <w:tcPr>
            <w:tcW w:w="1266" w:type="dxa"/>
            <w:vMerge/>
            <w:vAlign w:val="center"/>
          </w:tcPr>
          <w:p w14:paraId="5D5D107B" w14:textId="77777777" w:rsidR="00711C66" w:rsidRDefault="00711C66">
            <w:pPr>
              <w:jc w:val="center"/>
            </w:pPr>
          </w:p>
        </w:tc>
        <w:tc>
          <w:tcPr>
            <w:tcW w:w="1701" w:type="dxa"/>
            <w:tcMar>
              <w:left w:w="108" w:type="dxa"/>
              <w:right w:w="108" w:type="dxa"/>
            </w:tcMar>
            <w:vAlign w:val="center"/>
          </w:tcPr>
          <w:p w14:paraId="564E29E8" w14:textId="77777777" w:rsidR="00711C66" w:rsidRDefault="00711C66">
            <w:pPr>
              <w:jc w:val="center"/>
            </w:pPr>
            <w:r w:rsidRPr="63905EB9">
              <w:t>2 – Connexion avec Teams</w:t>
            </w:r>
          </w:p>
        </w:tc>
        <w:tc>
          <w:tcPr>
            <w:tcW w:w="2126" w:type="dxa"/>
            <w:tcMar>
              <w:left w:w="108" w:type="dxa"/>
              <w:right w:w="108" w:type="dxa"/>
            </w:tcMar>
            <w:vAlign w:val="center"/>
          </w:tcPr>
          <w:p w14:paraId="0FAA805A" w14:textId="77777777" w:rsidR="00711C66" w:rsidRDefault="00711C66" w:rsidP="003901EA">
            <w:r w:rsidRPr="63905EB9">
              <w:t>Développer un connecteur pour envoyer des alertes sur Teams.</w:t>
            </w:r>
          </w:p>
        </w:tc>
        <w:tc>
          <w:tcPr>
            <w:tcW w:w="2127" w:type="dxa"/>
            <w:tcMar>
              <w:left w:w="108" w:type="dxa"/>
              <w:right w:w="108" w:type="dxa"/>
            </w:tcMar>
            <w:vAlign w:val="center"/>
          </w:tcPr>
          <w:p w14:paraId="1B0AB2B9" w14:textId="77777777" w:rsidR="00711C66" w:rsidRDefault="00711C66" w:rsidP="003901EA">
            <w:r w:rsidRPr="63905EB9">
              <w:t>Alertes envoyées automatiquement en cas d’événement critique.</w:t>
            </w:r>
          </w:p>
        </w:tc>
        <w:tc>
          <w:tcPr>
            <w:tcW w:w="1795" w:type="dxa"/>
            <w:tcMar>
              <w:left w:w="108" w:type="dxa"/>
              <w:right w:w="108" w:type="dxa"/>
            </w:tcMar>
            <w:vAlign w:val="center"/>
          </w:tcPr>
          <w:p w14:paraId="04771543" w14:textId="77777777" w:rsidR="00711C66" w:rsidRDefault="00711C66">
            <w:pPr>
              <w:jc w:val="center"/>
            </w:pPr>
            <w:r w:rsidRPr="63905EB9">
              <w:t>0%</w:t>
            </w:r>
          </w:p>
        </w:tc>
      </w:tr>
      <w:tr w:rsidR="00711C66" w14:paraId="47578580" w14:textId="77777777" w:rsidTr="00821C5A">
        <w:trPr>
          <w:trHeight w:val="75"/>
        </w:trPr>
        <w:tc>
          <w:tcPr>
            <w:tcW w:w="1266" w:type="dxa"/>
            <w:tcMar>
              <w:left w:w="108" w:type="dxa"/>
              <w:right w:w="108" w:type="dxa"/>
            </w:tcMar>
            <w:vAlign w:val="center"/>
          </w:tcPr>
          <w:p w14:paraId="6B6BB35A" w14:textId="77777777" w:rsidR="00711C66" w:rsidRDefault="00711C66">
            <w:pPr>
              <w:jc w:val="center"/>
            </w:pPr>
            <w:r w:rsidRPr="63905EB9">
              <w:t>3 - Conteneurisation</w:t>
            </w:r>
          </w:p>
        </w:tc>
        <w:tc>
          <w:tcPr>
            <w:tcW w:w="1701" w:type="dxa"/>
            <w:tcMar>
              <w:left w:w="108" w:type="dxa"/>
              <w:right w:w="108" w:type="dxa"/>
            </w:tcMar>
            <w:vAlign w:val="center"/>
          </w:tcPr>
          <w:p w14:paraId="1DCC712B" w14:textId="77777777" w:rsidR="00711C66" w:rsidRDefault="00711C66">
            <w:pPr>
              <w:jc w:val="center"/>
            </w:pPr>
            <w:r w:rsidRPr="63905EB9">
              <w:t>1 – Mise à jour du Docker Compose</w:t>
            </w:r>
          </w:p>
        </w:tc>
        <w:tc>
          <w:tcPr>
            <w:tcW w:w="2126" w:type="dxa"/>
            <w:tcMar>
              <w:left w:w="108" w:type="dxa"/>
              <w:right w:w="108" w:type="dxa"/>
            </w:tcMar>
            <w:vAlign w:val="center"/>
          </w:tcPr>
          <w:p w14:paraId="471E40A2" w14:textId="77777777" w:rsidR="00711C66" w:rsidRDefault="00711C66" w:rsidP="003901EA">
            <w:r w:rsidRPr="63905EB9">
              <w:t>Inclure les conteneurs Grafana et connecteur Teams.</w:t>
            </w:r>
          </w:p>
        </w:tc>
        <w:tc>
          <w:tcPr>
            <w:tcW w:w="2127" w:type="dxa"/>
            <w:tcMar>
              <w:left w:w="108" w:type="dxa"/>
              <w:right w:w="108" w:type="dxa"/>
            </w:tcMar>
            <w:vAlign w:val="center"/>
          </w:tcPr>
          <w:p w14:paraId="6EA261AA" w14:textId="77777777" w:rsidR="00711C66" w:rsidRDefault="00711C66" w:rsidP="003901EA">
            <w:r w:rsidRPr="63905EB9">
              <w:t>Déploiement complet et opérationnel avec Docker Compose.</w:t>
            </w:r>
          </w:p>
        </w:tc>
        <w:tc>
          <w:tcPr>
            <w:tcW w:w="1795" w:type="dxa"/>
            <w:tcMar>
              <w:left w:w="108" w:type="dxa"/>
              <w:right w:w="108" w:type="dxa"/>
            </w:tcMar>
            <w:vAlign w:val="center"/>
          </w:tcPr>
          <w:p w14:paraId="6689964A" w14:textId="77777777" w:rsidR="00711C66" w:rsidRDefault="00711C66" w:rsidP="00D905FA">
            <w:pPr>
              <w:keepNext/>
              <w:jc w:val="center"/>
            </w:pPr>
            <w:r w:rsidRPr="63905EB9">
              <w:t>0%</w:t>
            </w:r>
          </w:p>
        </w:tc>
      </w:tr>
    </w:tbl>
    <w:p w14:paraId="3CA13C74" w14:textId="6CD28FA6" w:rsidR="00D905FA" w:rsidRDefault="00D905FA">
      <w:pPr>
        <w:pStyle w:val="Lgende"/>
      </w:pPr>
      <w:bookmarkStart w:id="36" w:name="_Toc184835487"/>
      <w:r>
        <w:t xml:space="preserve">Figure </w:t>
      </w:r>
      <w:r>
        <w:fldChar w:fldCharType="begin"/>
      </w:r>
      <w:r>
        <w:instrText>SEQ Figure \* ARABIC</w:instrText>
      </w:r>
      <w:r>
        <w:fldChar w:fldCharType="separate"/>
      </w:r>
      <w:r w:rsidR="00ED07C5">
        <w:rPr>
          <w:noProof/>
        </w:rPr>
        <w:t>10</w:t>
      </w:r>
      <w:r>
        <w:fldChar w:fldCharType="end"/>
      </w:r>
      <w:r>
        <w:t xml:space="preserve"> : Tableau récapitulatif du livrable 3</w:t>
      </w:r>
      <w:bookmarkEnd w:id="36"/>
    </w:p>
    <w:p w14:paraId="6A51A3B7" w14:textId="67B1E1C3" w:rsidR="2D67F3E3" w:rsidRDefault="2D67F3E3">
      <w:r>
        <w:br w:type="page"/>
      </w:r>
    </w:p>
    <w:p w14:paraId="04906412" w14:textId="557353CE" w:rsidR="397FB0EF" w:rsidRDefault="397FB0EF" w:rsidP="00706ED5">
      <w:pPr>
        <w:pStyle w:val="Titre2"/>
      </w:pPr>
      <w:r w:rsidRPr="1A005333">
        <w:lastRenderedPageBreak/>
        <w:t>Quatrième Livrable :</w:t>
      </w:r>
      <w:r w:rsidR="00105C29">
        <w:t xml:space="preserve"> </w:t>
      </w:r>
      <w:r w:rsidR="00105C29" w:rsidRPr="00105C29">
        <w:t>Modélisation prédictive et intégration MLOps</w:t>
      </w:r>
    </w:p>
    <w:p w14:paraId="2BBE4811" w14:textId="61C1B83A" w:rsidR="00082926" w:rsidRDefault="00082926" w:rsidP="00082926">
      <w:r>
        <w:t xml:space="preserve">L’objectif de ce dernier livrable </w:t>
      </w:r>
      <w:r w:rsidR="00CD2AE3">
        <w:t>sera</w:t>
      </w:r>
      <w:r>
        <w:t xml:space="preserve"> d’intégrer un modèle </w:t>
      </w:r>
      <w:r w:rsidR="00CD2AE3">
        <w:t xml:space="preserve">de </w:t>
      </w:r>
      <w:r w:rsidR="00D83DCD" w:rsidRPr="00D83DCD">
        <w:rPr>
          <w:i/>
          <w:iCs/>
        </w:rPr>
        <w:t>M</w:t>
      </w:r>
      <w:r w:rsidR="00CD2AE3" w:rsidRPr="00D83DCD">
        <w:rPr>
          <w:i/>
          <w:iCs/>
        </w:rPr>
        <w:t xml:space="preserve">achine </w:t>
      </w:r>
      <w:r w:rsidR="00D83DCD" w:rsidRPr="00D83DCD">
        <w:rPr>
          <w:i/>
          <w:iCs/>
        </w:rPr>
        <w:t>L</w:t>
      </w:r>
      <w:r w:rsidR="00CD2AE3" w:rsidRPr="00D83DCD">
        <w:rPr>
          <w:i/>
          <w:iCs/>
        </w:rPr>
        <w:t>earning</w:t>
      </w:r>
      <w:r w:rsidRPr="00D83DCD">
        <w:rPr>
          <w:i/>
          <w:iCs/>
        </w:rPr>
        <w:t xml:space="preserve"> </w:t>
      </w:r>
      <w:r w:rsidR="00C3475A" w:rsidRPr="00D83DCD">
        <w:rPr>
          <w:i/>
          <w:iCs/>
        </w:rPr>
        <w:t>(ML)</w:t>
      </w:r>
      <w:r w:rsidR="00C3475A">
        <w:t xml:space="preserve"> </w:t>
      </w:r>
      <w:r>
        <w:t xml:space="preserve">afin de </w:t>
      </w:r>
      <w:r w:rsidR="00CD2AE3">
        <w:t>prédire</w:t>
      </w:r>
      <w:r>
        <w:t xml:space="preserve"> les erreurs probables à venir sur les process</w:t>
      </w:r>
      <w:r w:rsidR="00F45B96">
        <w:t>us</w:t>
      </w:r>
      <w:r>
        <w:t xml:space="preserve"> </w:t>
      </w:r>
      <w:r w:rsidR="000444EC">
        <w:t>ETL</w:t>
      </w:r>
      <w:r>
        <w:t xml:space="preserve"> avant qu’</w:t>
      </w:r>
      <w:r w:rsidR="00CD2AE3">
        <w:t>elle</w:t>
      </w:r>
      <w:r>
        <w:t xml:space="preserve">s ne se produisent. La cible </w:t>
      </w:r>
      <w:r w:rsidR="00CD2AE3">
        <w:t>sera</w:t>
      </w:r>
      <w:r>
        <w:t xml:space="preserve"> </w:t>
      </w:r>
      <w:r w:rsidR="00CD2AE3">
        <w:t>d’identifier</w:t>
      </w:r>
      <w:r>
        <w:t xml:space="preserve"> des process</w:t>
      </w:r>
      <w:r w:rsidR="00F45B96">
        <w:t>us</w:t>
      </w:r>
      <w:r w:rsidR="00CD2AE3">
        <w:t xml:space="preserve"> et/ou les situations</w:t>
      </w:r>
      <w:r>
        <w:t xml:space="preserve"> présentant un risque élevé d</w:t>
      </w:r>
      <w:r w:rsidR="00CD2AE3">
        <w:t xml:space="preserve">’incident avant qu’elles ne se produisent. </w:t>
      </w:r>
    </w:p>
    <w:p w14:paraId="3DDF7D02" w14:textId="4E5A7048" w:rsidR="00082926" w:rsidRDefault="00C3475A" w:rsidP="00082926">
      <w:r>
        <w:t xml:space="preserve">Il faudra réfléchir à l’intégration d’un </w:t>
      </w:r>
      <w:r w:rsidRPr="00D83DCD">
        <w:rPr>
          <w:i/>
          <w:iCs/>
        </w:rPr>
        <w:t>workflow</w:t>
      </w:r>
      <w:r>
        <w:t xml:space="preserve"> MLOps automatisé, avec une fréquence à établir, afin de gérer l’exécution du modèle MS. Il est possible que ce travail nécessite </w:t>
      </w:r>
      <w:r w:rsidR="00082926">
        <w:t xml:space="preserve">d’exposer une </w:t>
      </w:r>
      <w:r>
        <w:t xml:space="preserve">ou des </w:t>
      </w:r>
      <w:r w:rsidR="00082926">
        <w:t>API, via FastAPI</w:t>
      </w:r>
      <w:r>
        <w:t xml:space="preserve"> par exemple,</w:t>
      </w:r>
      <w:r w:rsidR="00082926">
        <w:t xml:space="preserve"> afin de </w:t>
      </w:r>
      <w:r>
        <w:t xml:space="preserve">faire communiquer la base de données, l’outil de </w:t>
      </w:r>
      <w:r w:rsidRPr="0069605E">
        <w:rPr>
          <w:i/>
        </w:rPr>
        <w:t>monitoring</w:t>
      </w:r>
      <w:r>
        <w:t xml:space="preserve"> ou encore le </w:t>
      </w:r>
      <w:r w:rsidRPr="00D83DCD">
        <w:rPr>
          <w:i/>
          <w:iCs/>
        </w:rPr>
        <w:t>workflow</w:t>
      </w:r>
      <w:r>
        <w:t xml:space="preserve"> M</w:t>
      </w:r>
      <w:r w:rsidR="00E00942">
        <w:t>L</w:t>
      </w:r>
      <w:r>
        <w:t xml:space="preserve">Ops. </w:t>
      </w:r>
    </w:p>
    <w:p w14:paraId="031F03A8" w14:textId="3C89384E" w:rsidR="00082926" w:rsidRDefault="00586FA5" w:rsidP="00082926">
      <w:r w:rsidRPr="00586FA5">
        <w:rPr>
          <w:noProof/>
        </w:rPr>
        <w:drawing>
          <wp:anchor distT="0" distB="0" distL="114300" distR="114300" simplePos="0" relativeHeight="251658249" behindDoc="0" locked="0" layoutInCell="1" allowOverlap="1" wp14:anchorId="3055981A" wp14:editId="550599C1">
            <wp:simplePos x="0" y="0"/>
            <wp:positionH relativeFrom="column">
              <wp:posOffset>1019175</wp:posOffset>
            </wp:positionH>
            <wp:positionV relativeFrom="paragraph">
              <wp:posOffset>855494</wp:posOffset>
            </wp:positionV>
            <wp:extent cx="3545840" cy="3908425"/>
            <wp:effectExtent l="0" t="0" r="0" b="3175"/>
            <wp:wrapTopAndBottom/>
            <wp:docPr id="844332716"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32716" name="Picture 1" descr="A diagram of a software compan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5840" cy="3908425"/>
                    </a:xfrm>
                    <a:prstGeom prst="rect">
                      <a:avLst/>
                    </a:prstGeom>
                  </pic:spPr>
                </pic:pic>
              </a:graphicData>
            </a:graphic>
            <wp14:sizeRelH relativeFrom="page">
              <wp14:pctWidth>0</wp14:pctWidth>
            </wp14:sizeRelH>
            <wp14:sizeRelV relativeFrom="page">
              <wp14:pctHeight>0</wp14:pctHeight>
            </wp14:sizeRelV>
          </wp:anchor>
        </w:drawing>
      </w:r>
      <w:r w:rsidR="00105C29">
        <w:rPr>
          <w:noProof/>
        </w:rPr>
        <mc:AlternateContent>
          <mc:Choice Requires="wps">
            <w:drawing>
              <wp:anchor distT="0" distB="0" distL="114300" distR="114300" simplePos="0" relativeHeight="251658244" behindDoc="0" locked="0" layoutInCell="1" allowOverlap="1" wp14:anchorId="391D69C5" wp14:editId="39F270A0">
                <wp:simplePos x="0" y="0"/>
                <wp:positionH relativeFrom="column">
                  <wp:posOffset>1021715</wp:posOffset>
                </wp:positionH>
                <wp:positionV relativeFrom="paragraph">
                  <wp:posOffset>4762799</wp:posOffset>
                </wp:positionV>
                <wp:extent cx="3467100" cy="635"/>
                <wp:effectExtent l="0" t="0" r="0" b="12065"/>
                <wp:wrapTopAndBottom/>
                <wp:docPr id="2060604983"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BAFAAC8" w14:textId="2E8227B9" w:rsidR="00F33D07" w:rsidRPr="00244899" w:rsidRDefault="00F33D07" w:rsidP="00F33D07">
                            <w:pPr>
                              <w:pStyle w:val="Lgende"/>
                              <w:rPr>
                                <w:noProof/>
                                <w:sz w:val="22"/>
                                <w:szCs w:val="22"/>
                              </w:rPr>
                            </w:pPr>
                            <w:bookmarkStart w:id="37" w:name="_Toc184835488"/>
                            <w:r>
                              <w:t xml:space="preserve">Figure </w:t>
                            </w:r>
                            <w:r>
                              <w:fldChar w:fldCharType="begin"/>
                            </w:r>
                            <w:r>
                              <w:instrText>SEQ Figure \* ARABIC</w:instrText>
                            </w:r>
                            <w:r>
                              <w:fldChar w:fldCharType="separate"/>
                            </w:r>
                            <w:r w:rsidR="00ED07C5">
                              <w:rPr>
                                <w:noProof/>
                              </w:rPr>
                              <w:t>11</w:t>
                            </w:r>
                            <w:r>
                              <w:fldChar w:fldCharType="end"/>
                            </w:r>
                            <w:r>
                              <w:t xml:space="preserve"> : Schéma du livrable 4</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69C5" id="_x0000_s1031" type="#_x0000_t202" style="position:absolute;left:0;text-align:left;margin-left:80.45pt;margin-top:375pt;width:273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" stroked="f">
                <v:textbox style="mso-fit-shape-to-text:t" inset="0,0,0,0">
                  <w:txbxContent>
                    <w:p w14:paraId="0BAFAAC8" w14:textId="2E8227B9" w:rsidR="00F33D07" w:rsidRPr="00244899" w:rsidRDefault="00F33D07" w:rsidP="00F33D07">
                      <w:pPr>
                        <w:pStyle w:val="Lgende"/>
                        <w:rPr>
                          <w:noProof/>
                          <w:sz w:val="22"/>
                          <w:szCs w:val="22"/>
                        </w:rPr>
                      </w:pPr>
                      <w:bookmarkStart w:id="38" w:name="_Toc184835488"/>
                      <w:r>
                        <w:t xml:space="preserve">Figure </w:t>
                      </w:r>
                      <w:r>
                        <w:fldChar w:fldCharType="begin"/>
                      </w:r>
                      <w:r>
                        <w:instrText>SEQ Figure \* ARABIC</w:instrText>
                      </w:r>
                      <w:r>
                        <w:fldChar w:fldCharType="separate"/>
                      </w:r>
                      <w:r w:rsidR="00ED07C5">
                        <w:rPr>
                          <w:noProof/>
                        </w:rPr>
                        <w:t>11</w:t>
                      </w:r>
                      <w:r>
                        <w:fldChar w:fldCharType="end"/>
                      </w:r>
                      <w:r>
                        <w:t xml:space="preserve"> : Schéma du livrable 4</w:t>
                      </w:r>
                      <w:bookmarkEnd w:id="38"/>
                    </w:p>
                  </w:txbxContent>
                </v:textbox>
                <w10:wrap type="topAndBottom"/>
              </v:shape>
            </w:pict>
          </mc:Fallback>
        </mc:AlternateContent>
      </w:r>
      <w:r w:rsidR="00105C29" w:rsidRPr="00105C29">
        <w:rPr>
          <w:noProof/>
        </w:rPr>
        <w:t xml:space="preserve"> </w:t>
      </w:r>
      <w:r w:rsidR="00082926">
        <w:t>Le livrable final reprendra tous les éléments précédents pour</w:t>
      </w:r>
      <w:r w:rsidR="00C3475A">
        <w:t xml:space="preserve"> former</w:t>
      </w:r>
      <w:r w:rsidR="00082926">
        <w:t xml:space="preserve"> une application complètement conteneurisée et fonctionnelle. Elle prendra la forme du schéma ci-dessous.</w:t>
      </w:r>
      <w:r w:rsidR="00C3475A">
        <w:t xml:space="preserve"> Bien que la conteneurisation simplifie cette phase déploiement, il est possible que des petites modifications soient apportées à ce schéma fonctionnel.</w:t>
      </w:r>
    </w:p>
    <w:p w14:paraId="1D46412A" w14:textId="29AF2718" w:rsidR="397FB0EF" w:rsidRDefault="397FB0EF" w:rsidP="00706ED5"/>
    <w:p w14:paraId="7AE7A037" w14:textId="0506BF0D" w:rsidR="1A005333" w:rsidRDefault="00C6510A" w:rsidP="00082926">
      <w:pPr>
        <w:jc w:val="left"/>
      </w:pPr>
      <w:r>
        <w:br w:type="page"/>
      </w:r>
    </w:p>
    <w:tbl>
      <w:tblPr>
        <w:tblStyle w:val="Grilledutableau"/>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0"/>
        <w:gridCol w:w="1842"/>
        <w:gridCol w:w="1985"/>
        <w:gridCol w:w="1811"/>
        <w:gridCol w:w="1827"/>
      </w:tblGrid>
      <w:tr w:rsidR="00711C66" w:rsidRPr="00FC6D4F" w14:paraId="2D4C1A03" w14:textId="77777777" w:rsidTr="00821C5A">
        <w:trPr>
          <w:trHeight w:val="300"/>
        </w:trPr>
        <w:tc>
          <w:tcPr>
            <w:tcW w:w="1550" w:type="dxa"/>
            <w:shd w:val="clear" w:color="auto" w:fill="BFBFBF" w:themeFill="background1" w:themeFillShade="BF"/>
            <w:tcMar>
              <w:left w:w="108" w:type="dxa"/>
              <w:right w:w="108" w:type="dxa"/>
            </w:tcMar>
            <w:vAlign w:val="center"/>
          </w:tcPr>
          <w:p w14:paraId="49ABA03B" w14:textId="77777777" w:rsidR="00711C66" w:rsidRPr="00FC6D4F" w:rsidRDefault="00711C66">
            <w:pPr>
              <w:jc w:val="center"/>
              <w:rPr>
                <w:b/>
                <w:bCs/>
              </w:rPr>
            </w:pPr>
            <w:r w:rsidRPr="00FC6D4F">
              <w:rPr>
                <w:b/>
                <w:bCs/>
              </w:rPr>
              <w:lastRenderedPageBreak/>
              <w:t>Lot</w:t>
            </w:r>
          </w:p>
        </w:tc>
        <w:tc>
          <w:tcPr>
            <w:tcW w:w="1842" w:type="dxa"/>
            <w:shd w:val="clear" w:color="auto" w:fill="BFBFBF" w:themeFill="background1" w:themeFillShade="BF"/>
            <w:tcMar>
              <w:left w:w="108" w:type="dxa"/>
              <w:right w:w="108" w:type="dxa"/>
            </w:tcMar>
            <w:vAlign w:val="center"/>
          </w:tcPr>
          <w:p w14:paraId="582ED252" w14:textId="77777777" w:rsidR="00711C66" w:rsidRPr="00FC6D4F" w:rsidRDefault="00711C66">
            <w:pPr>
              <w:jc w:val="center"/>
              <w:rPr>
                <w:b/>
                <w:bCs/>
              </w:rPr>
            </w:pPr>
            <w:r w:rsidRPr="00FC6D4F">
              <w:rPr>
                <w:b/>
                <w:bCs/>
              </w:rPr>
              <w:t>Tâche</w:t>
            </w:r>
          </w:p>
        </w:tc>
        <w:tc>
          <w:tcPr>
            <w:tcW w:w="1985" w:type="dxa"/>
            <w:shd w:val="clear" w:color="auto" w:fill="BFBFBF" w:themeFill="background1" w:themeFillShade="BF"/>
            <w:tcMar>
              <w:left w:w="108" w:type="dxa"/>
              <w:right w:w="108" w:type="dxa"/>
            </w:tcMar>
            <w:vAlign w:val="center"/>
          </w:tcPr>
          <w:p w14:paraId="17477A4B" w14:textId="77777777" w:rsidR="00711C66" w:rsidRPr="00FC6D4F" w:rsidRDefault="00711C66">
            <w:pPr>
              <w:jc w:val="center"/>
              <w:rPr>
                <w:b/>
                <w:bCs/>
              </w:rPr>
            </w:pPr>
            <w:r w:rsidRPr="00FC6D4F">
              <w:rPr>
                <w:b/>
                <w:bCs/>
              </w:rPr>
              <w:t>Description</w:t>
            </w:r>
          </w:p>
        </w:tc>
        <w:tc>
          <w:tcPr>
            <w:tcW w:w="1811" w:type="dxa"/>
            <w:shd w:val="clear" w:color="auto" w:fill="BFBFBF" w:themeFill="background1" w:themeFillShade="BF"/>
            <w:tcMar>
              <w:left w:w="108" w:type="dxa"/>
              <w:right w:w="108" w:type="dxa"/>
            </w:tcMar>
            <w:vAlign w:val="center"/>
          </w:tcPr>
          <w:p w14:paraId="2C2B554E" w14:textId="77777777" w:rsidR="00711C66" w:rsidRPr="00FC6D4F" w:rsidRDefault="00711C66">
            <w:pPr>
              <w:jc w:val="center"/>
              <w:rPr>
                <w:b/>
                <w:bCs/>
              </w:rPr>
            </w:pPr>
            <w:r w:rsidRPr="00FC6D4F">
              <w:rPr>
                <w:b/>
                <w:bCs/>
              </w:rPr>
              <w:t>Critère de validation</w:t>
            </w:r>
          </w:p>
        </w:tc>
        <w:tc>
          <w:tcPr>
            <w:tcW w:w="1827" w:type="dxa"/>
            <w:shd w:val="clear" w:color="auto" w:fill="BFBFBF" w:themeFill="background1" w:themeFillShade="BF"/>
            <w:tcMar>
              <w:left w:w="108" w:type="dxa"/>
              <w:right w:w="108" w:type="dxa"/>
            </w:tcMar>
          </w:tcPr>
          <w:p w14:paraId="157464CF" w14:textId="77777777" w:rsidR="00711C66" w:rsidRPr="00FC6D4F" w:rsidRDefault="00711C66">
            <w:pPr>
              <w:jc w:val="center"/>
              <w:rPr>
                <w:b/>
                <w:bCs/>
              </w:rPr>
            </w:pPr>
            <w:r w:rsidRPr="00FC6D4F">
              <w:rPr>
                <w:b/>
                <w:bCs/>
              </w:rPr>
              <w:t>Degré d’avancement</w:t>
            </w:r>
          </w:p>
        </w:tc>
      </w:tr>
      <w:tr w:rsidR="00711C66" w14:paraId="68DE5094" w14:textId="77777777" w:rsidTr="00821C5A">
        <w:trPr>
          <w:trHeight w:val="300"/>
        </w:trPr>
        <w:tc>
          <w:tcPr>
            <w:tcW w:w="1550" w:type="dxa"/>
            <w:vMerge w:val="restart"/>
            <w:tcMar>
              <w:left w:w="108" w:type="dxa"/>
              <w:right w:w="108" w:type="dxa"/>
            </w:tcMar>
            <w:vAlign w:val="center"/>
          </w:tcPr>
          <w:p w14:paraId="5B8EC380" w14:textId="77777777" w:rsidR="00711C66" w:rsidRDefault="00711C66" w:rsidP="00BF1C4D">
            <w:r w:rsidRPr="63905EB9">
              <w:t>1 - Développement du modèle prédictif</w:t>
            </w:r>
          </w:p>
        </w:tc>
        <w:tc>
          <w:tcPr>
            <w:tcW w:w="1842" w:type="dxa"/>
            <w:tcMar>
              <w:left w:w="108" w:type="dxa"/>
              <w:right w:w="108" w:type="dxa"/>
            </w:tcMar>
            <w:vAlign w:val="center"/>
          </w:tcPr>
          <w:p w14:paraId="0EEEDA3F" w14:textId="77777777" w:rsidR="00711C66" w:rsidRDefault="00711C66" w:rsidP="00BF1C4D">
            <w:r w:rsidRPr="63905EB9">
              <w:t>1 – Préparation des données d’entraînement</w:t>
            </w:r>
          </w:p>
        </w:tc>
        <w:tc>
          <w:tcPr>
            <w:tcW w:w="1985" w:type="dxa"/>
            <w:tcMar>
              <w:left w:w="108" w:type="dxa"/>
              <w:right w:w="108" w:type="dxa"/>
            </w:tcMar>
            <w:vAlign w:val="center"/>
          </w:tcPr>
          <w:p w14:paraId="7C376711" w14:textId="77777777" w:rsidR="00711C66" w:rsidRDefault="00711C66" w:rsidP="00BF1C4D">
            <w:r w:rsidRPr="63905EB9">
              <w:t>Extraire les données historiques depuis PostgreSQL et les préparer.</w:t>
            </w:r>
          </w:p>
        </w:tc>
        <w:tc>
          <w:tcPr>
            <w:tcW w:w="1811" w:type="dxa"/>
            <w:tcMar>
              <w:left w:w="108" w:type="dxa"/>
              <w:right w:w="108" w:type="dxa"/>
            </w:tcMar>
            <w:vAlign w:val="center"/>
          </w:tcPr>
          <w:p w14:paraId="747A029D" w14:textId="6F7AED34" w:rsidR="00711C66" w:rsidRDefault="003F1C7A" w:rsidP="00BF1C4D">
            <w:r>
              <w:t>Jeu de données</w:t>
            </w:r>
            <w:r w:rsidR="00711C66" w:rsidRPr="63905EB9">
              <w:t xml:space="preserve"> final prêt à l’emploi pour l’entraînement.</w:t>
            </w:r>
          </w:p>
        </w:tc>
        <w:tc>
          <w:tcPr>
            <w:tcW w:w="1827" w:type="dxa"/>
            <w:tcMar>
              <w:left w:w="108" w:type="dxa"/>
              <w:right w:w="108" w:type="dxa"/>
            </w:tcMar>
            <w:vAlign w:val="center"/>
          </w:tcPr>
          <w:p w14:paraId="07C34297" w14:textId="77777777" w:rsidR="00711C66" w:rsidRDefault="00711C66" w:rsidP="00761385">
            <w:pPr>
              <w:jc w:val="center"/>
            </w:pPr>
            <w:r w:rsidRPr="63905EB9">
              <w:t>0%</w:t>
            </w:r>
          </w:p>
        </w:tc>
      </w:tr>
      <w:tr w:rsidR="00711C66" w14:paraId="63C8230D" w14:textId="77777777" w:rsidTr="00821C5A">
        <w:trPr>
          <w:trHeight w:val="300"/>
        </w:trPr>
        <w:tc>
          <w:tcPr>
            <w:tcW w:w="1550" w:type="dxa"/>
            <w:vMerge/>
            <w:vAlign w:val="center"/>
          </w:tcPr>
          <w:p w14:paraId="33C620AC" w14:textId="77777777" w:rsidR="00711C66" w:rsidRDefault="00711C66" w:rsidP="00BF1C4D"/>
        </w:tc>
        <w:tc>
          <w:tcPr>
            <w:tcW w:w="1842" w:type="dxa"/>
            <w:tcMar>
              <w:left w:w="108" w:type="dxa"/>
              <w:right w:w="108" w:type="dxa"/>
            </w:tcMar>
            <w:vAlign w:val="center"/>
          </w:tcPr>
          <w:p w14:paraId="52E03755" w14:textId="77777777" w:rsidR="00711C66" w:rsidRDefault="00711C66" w:rsidP="00BF1C4D">
            <w:r w:rsidRPr="63905EB9">
              <w:t>2 – Entraînement du modèle</w:t>
            </w:r>
          </w:p>
        </w:tc>
        <w:tc>
          <w:tcPr>
            <w:tcW w:w="1985" w:type="dxa"/>
            <w:tcMar>
              <w:left w:w="108" w:type="dxa"/>
              <w:right w:w="108" w:type="dxa"/>
            </w:tcMar>
            <w:vAlign w:val="center"/>
          </w:tcPr>
          <w:p w14:paraId="7EB79157" w14:textId="77777777" w:rsidR="00711C66" w:rsidRDefault="00711C66" w:rsidP="00BF1C4D">
            <w:r w:rsidRPr="63905EB9">
              <w:t>Créer et entraîner un modèle avec scikit-learn.</w:t>
            </w:r>
          </w:p>
        </w:tc>
        <w:tc>
          <w:tcPr>
            <w:tcW w:w="1811" w:type="dxa"/>
            <w:tcMar>
              <w:left w:w="108" w:type="dxa"/>
              <w:right w:w="108" w:type="dxa"/>
            </w:tcMar>
            <w:vAlign w:val="center"/>
          </w:tcPr>
          <w:p w14:paraId="634FB229" w14:textId="77777777" w:rsidR="00711C66" w:rsidRDefault="00711C66" w:rsidP="00BF1C4D">
            <w:r w:rsidRPr="63905EB9">
              <w:t>Modèle performant validé sur un jeu de test.</w:t>
            </w:r>
          </w:p>
        </w:tc>
        <w:tc>
          <w:tcPr>
            <w:tcW w:w="1827" w:type="dxa"/>
            <w:tcMar>
              <w:left w:w="108" w:type="dxa"/>
              <w:right w:w="108" w:type="dxa"/>
            </w:tcMar>
            <w:vAlign w:val="center"/>
          </w:tcPr>
          <w:p w14:paraId="0372BCF8" w14:textId="77777777" w:rsidR="00711C66" w:rsidRDefault="00711C66" w:rsidP="00761385">
            <w:pPr>
              <w:jc w:val="center"/>
            </w:pPr>
            <w:r w:rsidRPr="63905EB9">
              <w:t>0%</w:t>
            </w:r>
          </w:p>
        </w:tc>
      </w:tr>
      <w:tr w:rsidR="00711C66" w14:paraId="28F26A11" w14:textId="77777777" w:rsidTr="00821C5A">
        <w:trPr>
          <w:trHeight w:val="75"/>
        </w:trPr>
        <w:tc>
          <w:tcPr>
            <w:tcW w:w="1550" w:type="dxa"/>
            <w:vMerge w:val="restart"/>
            <w:tcMar>
              <w:left w:w="108" w:type="dxa"/>
              <w:right w:w="108" w:type="dxa"/>
            </w:tcMar>
            <w:vAlign w:val="center"/>
          </w:tcPr>
          <w:p w14:paraId="0FF582F7" w14:textId="77777777" w:rsidR="00711C66" w:rsidRDefault="00711C66" w:rsidP="00BF1C4D">
            <w:r w:rsidRPr="63905EB9">
              <w:t>2 - Déploiement et intégration</w:t>
            </w:r>
          </w:p>
        </w:tc>
        <w:tc>
          <w:tcPr>
            <w:tcW w:w="1842" w:type="dxa"/>
            <w:tcMar>
              <w:left w:w="108" w:type="dxa"/>
              <w:right w:w="108" w:type="dxa"/>
            </w:tcMar>
            <w:vAlign w:val="center"/>
          </w:tcPr>
          <w:p w14:paraId="58ADFE05" w14:textId="77777777" w:rsidR="00711C66" w:rsidRDefault="00711C66" w:rsidP="00BF1C4D">
            <w:r w:rsidRPr="63905EB9">
              <w:t>1 – Conteneurisation du modèle</w:t>
            </w:r>
          </w:p>
        </w:tc>
        <w:tc>
          <w:tcPr>
            <w:tcW w:w="1985" w:type="dxa"/>
            <w:tcMar>
              <w:left w:w="108" w:type="dxa"/>
              <w:right w:w="108" w:type="dxa"/>
            </w:tcMar>
            <w:vAlign w:val="center"/>
          </w:tcPr>
          <w:p w14:paraId="25F6D9D0" w14:textId="77777777" w:rsidR="00711C66" w:rsidRDefault="00711C66" w:rsidP="00BF1C4D">
            <w:r w:rsidRPr="63905EB9">
              <w:t>Exposer le modèle via une API (FastAPI) dans un conteneur Docker.</w:t>
            </w:r>
          </w:p>
        </w:tc>
        <w:tc>
          <w:tcPr>
            <w:tcW w:w="1811" w:type="dxa"/>
            <w:tcMar>
              <w:left w:w="108" w:type="dxa"/>
              <w:right w:w="108" w:type="dxa"/>
            </w:tcMar>
            <w:vAlign w:val="center"/>
          </w:tcPr>
          <w:p w14:paraId="0A0ECBCB" w14:textId="77777777" w:rsidR="00711C66" w:rsidRDefault="00711C66" w:rsidP="00BF1C4D">
            <w:r w:rsidRPr="63905EB9">
              <w:t>API fonctionnelle répondant aux requêtes en temps réel.</w:t>
            </w:r>
          </w:p>
        </w:tc>
        <w:tc>
          <w:tcPr>
            <w:tcW w:w="1827" w:type="dxa"/>
            <w:tcMar>
              <w:left w:w="108" w:type="dxa"/>
              <w:right w:w="108" w:type="dxa"/>
            </w:tcMar>
            <w:vAlign w:val="center"/>
          </w:tcPr>
          <w:p w14:paraId="74ACEC4E" w14:textId="77777777" w:rsidR="00711C66" w:rsidRDefault="00711C66" w:rsidP="00761385">
            <w:pPr>
              <w:jc w:val="center"/>
            </w:pPr>
            <w:r w:rsidRPr="63905EB9">
              <w:t>0%</w:t>
            </w:r>
          </w:p>
        </w:tc>
      </w:tr>
      <w:tr w:rsidR="00711C66" w14:paraId="0FFB6685" w14:textId="77777777" w:rsidTr="00821C5A">
        <w:trPr>
          <w:trHeight w:val="300"/>
        </w:trPr>
        <w:tc>
          <w:tcPr>
            <w:tcW w:w="1550" w:type="dxa"/>
            <w:vMerge/>
            <w:vAlign w:val="center"/>
          </w:tcPr>
          <w:p w14:paraId="76DBE012" w14:textId="77777777" w:rsidR="00711C66" w:rsidRDefault="00711C66" w:rsidP="00BF1C4D"/>
        </w:tc>
        <w:tc>
          <w:tcPr>
            <w:tcW w:w="1842" w:type="dxa"/>
            <w:tcMar>
              <w:left w:w="108" w:type="dxa"/>
              <w:right w:w="108" w:type="dxa"/>
            </w:tcMar>
            <w:vAlign w:val="center"/>
          </w:tcPr>
          <w:p w14:paraId="6C3000D5" w14:textId="77777777" w:rsidR="00711C66" w:rsidRDefault="00711C66" w:rsidP="00BF1C4D">
            <w:r w:rsidRPr="63905EB9">
              <w:t>2 – Intégration avec le flux de données</w:t>
            </w:r>
          </w:p>
        </w:tc>
        <w:tc>
          <w:tcPr>
            <w:tcW w:w="1985" w:type="dxa"/>
            <w:tcMar>
              <w:left w:w="108" w:type="dxa"/>
              <w:right w:w="108" w:type="dxa"/>
            </w:tcMar>
            <w:vAlign w:val="center"/>
          </w:tcPr>
          <w:p w14:paraId="089CD39C" w14:textId="77777777" w:rsidR="00711C66" w:rsidRDefault="00711C66" w:rsidP="00BF1C4D">
            <w:r w:rsidRPr="63905EB9">
              <w:t>Connecter le modèle au flux pour traiter les données en temps réel.</w:t>
            </w:r>
          </w:p>
        </w:tc>
        <w:tc>
          <w:tcPr>
            <w:tcW w:w="1811" w:type="dxa"/>
            <w:tcMar>
              <w:left w:w="108" w:type="dxa"/>
              <w:right w:w="108" w:type="dxa"/>
            </w:tcMar>
            <w:vAlign w:val="center"/>
          </w:tcPr>
          <w:p w14:paraId="036EAE44" w14:textId="77777777" w:rsidR="00711C66" w:rsidRDefault="00711C66" w:rsidP="00BF1C4D">
            <w:r w:rsidRPr="63905EB9">
              <w:t>Prédictions disponibles et stockées dans PostgreSQL.</w:t>
            </w:r>
          </w:p>
        </w:tc>
        <w:tc>
          <w:tcPr>
            <w:tcW w:w="1827" w:type="dxa"/>
            <w:tcMar>
              <w:left w:w="108" w:type="dxa"/>
              <w:right w:w="108" w:type="dxa"/>
            </w:tcMar>
            <w:vAlign w:val="center"/>
          </w:tcPr>
          <w:p w14:paraId="482008B8" w14:textId="77777777" w:rsidR="00711C66" w:rsidRDefault="00711C66" w:rsidP="00761385">
            <w:pPr>
              <w:jc w:val="center"/>
            </w:pPr>
            <w:r w:rsidRPr="63905EB9">
              <w:t>0%</w:t>
            </w:r>
          </w:p>
        </w:tc>
      </w:tr>
      <w:tr w:rsidR="00711C66" w14:paraId="50622218" w14:textId="77777777" w:rsidTr="00821C5A">
        <w:trPr>
          <w:trHeight w:val="75"/>
        </w:trPr>
        <w:tc>
          <w:tcPr>
            <w:tcW w:w="1550" w:type="dxa"/>
            <w:vMerge w:val="restart"/>
            <w:tcMar>
              <w:left w:w="108" w:type="dxa"/>
              <w:right w:w="108" w:type="dxa"/>
            </w:tcMar>
            <w:vAlign w:val="center"/>
          </w:tcPr>
          <w:p w14:paraId="3A98B078" w14:textId="77777777" w:rsidR="00711C66" w:rsidRDefault="00711C66" w:rsidP="00BF1C4D">
            <w:r w:rsidRPr="63905EB9">
              <w:t xml:space="preserve">3 - </w:t>
            </w:r>
            <w:r w:rsidRPr="009E0963">
              <w:rPr>
                <w:i/>
                <w:iCs/>
              </w:rPr>
              <w:t xml:space="preserve">Workflow </w:t>
            </w:r>
            <w:r w:rsidRPr="63905EB9">
              <w:t>MLOps</w:t>
            </w:r>
          </w:p>
        </w:tc>
        <w:tc>
          <w:tcPr>
            <w:tcW w:w="1842" w:type="dxa"/>
            <w:tcMar>
              <w:left w:w="108" w:type="dxa"/>
              <w:right w:w="108" w:type="dxa"/>
            </w:tcMar>
            <w:vAlign w:val="center"/>
          </w:tcPr>
          <w:p w14:paraId="0EB6AF42" w14:textId="4DBC10C7" w:rsidR="00711C66" w:rsidRDefault="00711C66" w:rsidP="00BF1C4D">
            <w:r w:rsidRPr="63905EB9">
              <w:t>1 – Automatisation de l’entraînement</w:t>
            </w:r>
          </w:p>
        </w:tc>
        <w:tc>
          <w:tcPr>
            <w:tcW w:w="1985" w:type="dxa"/>
            <w:tcMar>
              <w:left w:w="108" w:type="dxa"/>
              <w:right w:w="108" w:type="dxa"/>
            </w:tcMar>
            <w:vAlign w:val="center"/>
          </w:tcPr>
          <w:p w14:paraId="116E2B48" w14:textId="77777777" w:rsidR="00711C66" w:rsidRDefault="00711C66" w:rsidP="00BF1C4D">
            <w:r w:rsidRPr="63905EB9">
              <w:t xml:space="preserve">Mettre en place un </w:t>
            </w:r>
            <w:r w:rsidRPr="009E0963">
              <w:rPr>
                <w:i/>
                <w:iCs/>
              </w:rPr>
              <w:t>pipeline</w:t>
            </w:r>
            <w:r w:rsidRPr="63905EB9">
              <w:t xml:space="preserve"> MLOps pour entraîner le modèle périodiquement.</w:t>
            </w:r>
          </w:p>
        </w:tc>
        <w:tc>
          <w:tcPr>
            <w:tcW w:w="1811" w:type="dxa"/>
            <w:tcMar>
              <w:left w:w="108" w:type="dxa"/>
              <w:right w:w="108" w:type="dxa"/>
            </w:tcMar>
            <w:vAlign w:val="center"/>
          </w:tcPr>
          <w:p w14:paraId="4A7F1464" w14:textId="77777777" w:rsidR="00711C66" w:rsidRDefault="00711C66" w:rsidP="00BF1C4D">
            <w:r w:rsidRPr="63905EB9">
              <w:t>Réentraînement automatisé fonctionnel.</w:t>
            </w:r>
          </w:p>
        </w:tc>
        <w:tc>
          <w:tcPr>
            <w:tcW w:w="1827" w:type="dxa"/>
            <w:tcMar>
              <w:left w:w="108" w:type="dxa"/>
              <w:right w:w="108" w:type="dxa"/>
            </w:tcMar>
            <w:vAlign w:val="center"/>
          </w:tcPr>
          <w:p w14:paraId="083E12C1" w14:textId="77777777" w:rsidR="00711C66" w:rsidRDefault="00711C66" w:rsidP="00761385">
            <w:pPr>
              <w:jc w:val="center"/>
            </w:pPr>
            <w:r w:rsidRPr="63905EB9">
              <w:t>0%</w:t>
            </w:r>
          </w:p>
        </w:tc>
      </w:tr>
      <w:tr w:rsidR="00711C66" w14:paraId="228BB88C" w14:textId="77777777" w:rsidTr="00821C5A">
        <w:trPr>
          <w:trHeight w:val="75"/>
        </w:trPr>
        <w:tc>
          <w:tcPr>
            <w:tcW w:w="1550" w:type="dxa"/>
            <w:vMerge/>
            <w:vAlign w:val="center"/>
          </w:tcPr>
          <w:p w14:paraId="5FC2E475" w14:textId="77777777" w:rsidR="00711C66" w:rsidRDefault="00711C66" w:rsidP="00BF1C4D"/>
        </w:tc>
        <w:tc>
          <w:tcPr>
            <w:tcW w:w="1842" w:type="dxa"/>
            <w:tcMar>
              <w:left w:w="108" w:type="dxa"/>
              <w:right w:w="108" w:type="dxa"/>
            </w:tcMar>
            <w:vAlign w:val="center"/>
          </w:tcPr>
          <w:p w14:paraId="52C3525E" w14:textId="77777777" w:rsidR="00711C66" w:rsidRDefault="00711C66" w:rsidP="00BF1C4D">
            <w:r w:rsidRPr="63905EB9">
              <w:t xml:space="preserve">2 – </w:t>
            </w:r>
            <w:r w:rsidRPr="0071074C">
              <w:rPr>
                <w:i/>
              </w:rPr>
              <w:t xml:space="preserve">Monitoring </w:t>
            </w:r>
            <w:r w:rsidRPr="63905EB9">
              <w:t>du modèle</w:t>
            </w:r>
          </w:p>
        </w:tc>
        <w:tc>
          <w:tcPr>
            <w:tcW w:w="1985" w:type="dxa"/>
            <w:tcMar>
              <w:left w:w="108" w:type="dxa"/>
              <w:right w:w="108" w:type="dxa"/>
            </w:tcMar>
            <w:vAlign w:val="center"/>
          </w:tcPr>
          <w:p w14:paraId="2A3BAF46" w14:textId="4D494843" w:rsidR="00711C66" w:rsidRDefault="00711C66" w:rsidP="00BF1C4D">
            <w:r w:rsidRPr="63905EB9">
              <w:t>Suivre les performances du modèle (</w:t>
            </w:r>
            <w:r w:rsidRPr="00921AD2">
              <w:rPr>
                <w:i/>
              </w:rPr>
              <w:t>drift</w:t>
            </w:r>
            <w:r w:rsidRPr="63905EB9">
              <w:t>, qualité des prédictions) avec Gr</w:t>
            </w:r>
            <w:r w:rsidR="003259F3">
              <w:t>a</w:t>
            </w:r>
            <w:r w:rsidRPr="63905EB9">
              <w:t>fana.</w:t>
            </w:r>
          </w:p>
        </w:tc>
        <w:tc>
          <w:tcPr>
            <w:tcW w:w="1811" w:type="dxa"/>
            <w:tcMar>
              <w:left w:w="108" w:type="dxa"/>
              <w:right w:w="108" w:type="dxa"/>
            </w:tcMar>
            <w:vAlign w:val="center"/>
          </w:tcPr>
          <w:p w14:paraId="4EBFE313" w14:textId="77777777" w:rsidR="00711C66" w:rsidRDefault="00711C66" w:rsidP="00BF1C4D">
            <w:r w:rsidRPr="63905EB9">
              <w:t>Alertes déclenchées en cas de dérive des performances.</w:t>
            </w:r>
          </w:p>
        </w:tc>
        <w:tc>
          <w:tcPr>
            <w:tcW w:w="1827" w:type="dxa"/>
            <w:tcMar>
              <w:left w:w="108" w:type="dxa"/>
              <w:right w:w="108" w:type="dxa"/>
            </w:tcMar>
            <w:vAlign w:val="center"/>
          </w:tcPr>
          <w:p w14:paraId="32773728" w14:textId="77777777" w:rsidR="00711C66" w:rsidRDefault="00711C66" w:rsidP="00105C29">
            <w:pPr>
              <w:keepNext/>
              <w:jc w:val="center"/>
            </w:pPr>
            <w:r w:rsidRPr="63905EB9">
              <w:t>0%</w:t>
            </w:r>
          </w:p>
        </w:tc>
      </w:tr>
    </w:tbl>
    <w:p w14:paraId="5B953015" w14:textId="2C1DC04B" w:rsidR="00B0136A" w:rsidRDefault="00105C29" w:rsidP="00105C29">
      <w:pPr>
        <w:pStyle w:val="Lgende"/>
      </w:pPr>
      <w:bookmarkStart w:id="39" w:name="_Toc184835489"/>
      <w:r>
        <w:t xml:space="preserve">Figure </w:t>
      </w:r>
      <w:r>
        <w:fldChar w:fldCharType="begin"/>
      </w:r>
      <w:r>
        <w:instrText>SEQ Figure \* ARABIC</w:instrText>
      </w:r>
      <w:r>
        <w:fldChar w:fldCharType="separate"/>
      </w:r>
      <w:r w:rsidR="00ED07C5">
        <w:rPr>
          <w:noProof/>
        </w:rPr>
        <w:t>12</w:t>
      </w:r>
      <w:r>
        <w:fldChar w:fldCharType="end"/>
      </w:r>
      <w:r>
        <w:t xml:space="preserve"> : Tableau récapitulatif du livrable 4</w:t>
      </w:r>
      <w:bookmarkEnd w:id="39"/>
    </w:p>
    <w:p w14:paraId="12425A03" w14:textId="77777777" w:rsidR="00105C29" w:rsidRPr="00105C29" w:rsidRDefault="00105C29" w:rsidP="00105C29"/>
    <w:p w14:paraId="7B98D517" w14:textId="66DF5162" w:rsidR="00EE357B" w:rsidRPr="004C2C3C" w:rsidRDefault="4A2404C9" w:rsidP="00D031D2">
      <w:pPr>
        <w:pStyle w:val="Titre1"/>
      </w:pPr>
      <w:bookmarkStart w:id="40" w:name="_Toc184560151"/>
      <w:bookmarkStart w:id="41" w:name="_Toc184567636"/>
      <w:bookmarkStart w:id="42" w:name="_Toc184661132"/>
      <w:bookmarkStart w:id="43" w:name="_Toc184845345"/>
      <w:r w:rsidRPr="004C2C3C">
        <w:t>Problèmes rencontrés &amp; solutions</w:t>
      </w:r>
      <w:bookmarkEnd w:id="40"/>
      <w:bookmarkEnd w:id="41"/>
      <w:bookmarkEnd w:id="42"/>
      <w:bookmarkEnd w:id="43"/>
    </w:p>
    <w:p w14:paraId="38020BEA" w14:textId="038A0292" w:rsidR="00386AF6" w:rsidRDefault="004C35E1" w:rsidP="00706ED5">
      <w:r w:rsidRPr="004C2C3C">
        <w:t xml:space="preserve">Malgré une organisation bien définie et </w:t>
      </w:r>
      <w:r w:rsidR="00105C29">
        <w:t xml:space="preserve">un projet bien découpé en </w:t>
      </w:r>
      <w:r w:rsidR="009E0963">
        <w:rPr>
          <w:i/>
          <w:iCs/>
        </w:rPr>
        <w:t>m</w:t>
      </w:r>
      <w:r w:rsidR="00105C29" w:rsidRPr="00105C29">
        <w:rPr>
          <w:i/>
          <w:iCs/>
        </w:rPr>
        <w:t>ilestone</w:t>
      </w:r>
      <w:r w:rsidR="00105C29">
        <w:t xml:space="preserve"> avec des </w:t>
      </w:r>
      <w:r w:rsidR="009E0963">
        <w:t xml:space="preserve">livrables, </w:t>
      </w:r>
      <w:r w:rsidR="009E0963" w:rsidRPr="004C2C3C">
        <w:t>nous</w:t>
      </w:r>
      <w:r w:rsidRPr="004C2C3C">
        <w:t xml:space="preserve"> avons rencontré quelques obstacles. Ces difficultés ont nécessité des ajustements et une réflexion collective pour garantir la progression des travaux.</w:t>
      </w:r>
    </w:p>
    <w:p w14:paraId="5FD445AA" w14:textId="4E7C5861" w:rsidR="00105C29" w:rsidRDefault="00105C29" w:rsidP="00105C29">
      <w:pPr>
        <w:pStyle w:val="Titre2"/>
      </w:pPr>
      <w:r>
        <w:t>Manque de données</w:t>
      </w:r>
    </w:p>
    <w:p w14:paraId="19C8FE90" w14:textId="664C645B" w:rsidR="00105C29" w:rsidRPr="004C2C3C" w:rsidRDefault="00586FA5" w:rsidP="00706ED5">
      <w:r>
        <w:t xml:space="preserve">Dès la réception des premiers logs, nous avons débuté une analyse exploratoire des données. Nous nous sommes vite </w:t>
      </w:r>
      <w:r w:rsidR="009E0963">
        <w:t>aperçus</w:t>
      </w:r>
      <w:r>
        <w:t xml:space="preserve"> que nous n’avions pas suffisamment de données pour le livrable 2. Après échange avec Primever, l’équipe</w:t>
      </w:r>
      <w:r w:rsidRPr="009E0963">
        <w:rPr>
          <w:i/>
          <w:iCs/>
        </w:rPr>
        <w:t xml:space="preserve"> Data</w:t>
      </w:r>
      <w:r>
        <w:t xml:space="preserve"> a abouti au même constat et nous a envoyé, quelques semaines plus tard, des nouvelles sources de données. Ainsi, notre capacité d’anticipation nous a permis d’éviter de perdre du temps plus tard pendant notre projet. </w:t>
      </w:r>
    </w:p>
    <w:p w14:paraId="67825C7D" w14:textId="77777777" w:rsidR="00105C29" w:rsidRDefault="00105C29" w:rsidP="00105C29">
      <w:pPr>
        <w:pStyle w:val="Titre2"/>
      </w:pPr>
      <w:r>
        <w:lastRenderedPageBreak/>
        <w:t>Gestion du temps</w:t>
      </w:r>
    </w:p>
    <w:p w14:paraId="247B625E" w14:textId="3B04D341" w:rsidR="00105C29" w:rsidRDefault="00105C29" w:rsidP="00586FA5">
      <w:r w:rsidRPr="00AA46ED">
        <w:t>La charge de travail importante liée au programme d</w:t>
      </w:r>
      <w:r>
        <w:t>u</w:t>
      </w:r>
      <w:r w:rsidRPr="00AA46ED">
        <w:t xml:space="preserve"> mastère a rendu difficile la conciliation entre les cours et le temps à consacrer au projet industriel.</w:t>
      </w:r>
      <w:r w:rsidR="00586FA5">
        <w:t xml:space="preserve"> En conséquence, nous nous répartissons</w:t>
      </w:r>
      <w:r w:rsidRPr="00BC3842">
        <w:t xml:space="preserve"> </w:t>
      </w:r>
      <w:r w:rsidR="00586FA5">
        <w:t>l</w:t>
      </w:r>
      <w:r w:rsidRPr="00BC3842">
        <w:t xml:space="preserve">es tâches en </w:t>
      </w:r>
      <w:r w:rsidR="00586FA5">
        <w:t>prenant soin de prendre en compte</w:t>
      </w:r>
      <w:r w:rsidRPr="00BC3842">
        <w:t xml:space="preserve"> </w:t>
      </w:r>
      <w:r w:rsidR="00586FA5">
        <w:t>l</w:t>
      </w:r>
      <w:r w:rsidRPr="00BC3842">
        <w:t>es périodes de forte charge académique, permettant à chacun de contribuer selon ses disponibilités.</w:t>
      </w:r>
      <w:r w:rsidR="00586FA5">
        <w:t xml:space="preserve"> Nous essayons également de prioriser</w:t>
      </w:r>
      <w:r w:rsidRPr="00BC3842">
        <w:t xml:space="preserve"> </w:t>
      </w:r>
      <w:r w:rsidR="00586FA5">
        <w:t>l</w:t>
      </w:r>
      <w:r w:rsidRPr="00BC3842">
        <w:t xml:space="preserve">es tâches </w:t>
      </w:r>
      <w:r>
        <w:t>apportant le plus de valeur</w:t>
      </w:r>
      <w:r w:rsidRPr="00BC3842">
        <w:t xml:space="preserve"> pour les sprints, afin d'assurer des avancées significatives même pendant les semaines chargées.</w:t>
      </w:r>
    </w:p>
    <w:p w14:paraId="2C798797" w14:textId="77777777" w:rsidR="00105C29" w:rsidRPr="006F1036" w:rsidRDefault="00105C29" w:rsidP="00105C29">
      <w:pPr>
        <w:pStyle w:val="Titre2"/>
      </w:pPr>
      <w:r w:rsidRPr="006F1036">
        <w:t>Différence d’emploi du temps entre deux programmes MS SIO et MS MSI</w:t>
      </w:r>
    </w:p>
    <w:p w14:paraId="7817D570" w14:textId="6A902705" w:rsidR="00105C29" w:rsidRDefault="00105C29" w:rsidP="00586FA5">
      <w:r>
        <w:t>Étant donné</w:t>
      </w:r>
      <w:r w:rsidRPr="00BC3842">
        <w:t xml:space="preserve"> </w:t>
      </w:r>
      <w:r>
        <w:t xml:space="preserve">que nous </w:t>
      </w:r>
      <w:r w:rsidRPr="00BC3842">
        <w:t>prov</w:t>
      </w:r>
      <w:r>
        <w:t>enons</w:t>
      </w:r>
      <w:r w:rsidRPr="00BC3842">
        <w:t xml:space="preserve"> de deux mastère</w:t>
      </w:r>
      <w:r>
        <w:t>s</w:t>
      </w:r>
      <w:r w:rsidRPr="00BC3842">
        <w:t xml:space="preserve"> différents</w:t>
      </w:r>
      <w:r>
        <w:t xml:space="preserve"> – MS SIO pour Guillaume, Manon et Antoine et MS MSI pour Leyl</w:t>
      </w:r>
      <w:r w:rsidR="00586FA5">
        <w:t>a –</w:t>
      </w:r>
      <w:r w:rsidRPr="00BC3842">
        <w:t xml:space="preserve"> avec des emplois du temps qui ne coïncident pas toujours</w:t>
      </w:r>
      <w:r>
        <w:t>, la coordination</w:t>
      </w:r>
      <w:r w:rsidRPr="00BC3842">
        <w:t xml:space="preserve"> </w:t>
      </w:r>
      <w:r>
        <w:t>se fait principalement lors</w:t>
      </w:r>
      <w:r w:rsidRPr="00BC3842">
        <w:t xml:space="preserve"> des créneaux dédiés au projet industriel</w:t>
      </w:r>
      <w:r>
        <w:t>.</w:t>
      </w:r>
      <w:r w:rsidR="00586FA5">
        <w:t xml:space="preserve"> Ce fonctionnement est d’autant plus facile grâce à la p</w:t>
      </w:r>
      <w:r w:rsidRPr="00BC3842">
        <w:t>lanification de</w:t>
      </w:r>
      <w:r>
        <w:t>s</w:t>
      </w:r>
      <w:r w:rsidRPr="00BC3842">
        <w:t xml:space="preserve"> </w:t>
      </w:r>
      <w:r>
        <w:t>réunions de travail</w:t>
      </w:r>
      <w:r w:rsidR="00586FA5">
        <w:t xml:space="preserve"> et le découpage du travail en sprint. Nous restons aussi </w:t>
      </w:r>
      <w:r w:rsidR="009E0963">
        <w:t>flexibles</w:t>
      </w:r>
      <w:r>
        <w:t xml:space="preserve"> face aux changements </w:t>
      </w:r>
      <w:r w:rsidR="00586FA5">
        <w:t xml:space="preserve">pour garder une capacité d’adaptation. </w:t>
      </w:r>
    </w:p>
    <w:p w14:paraId="5B44EA69" w14:textId="77777777" w:rsidR="00105C29" w:rsidRPr="003B448F" w:rsidRDefault="00105C29" w:rsidP="00105C29">
      <w:pPr>
        <w:pStyle w:val="Titre2"/>
      </w:pPr>
      <w:r w:rsidRPr="003B448F">
        <w:t>Estimations incorrectes des efforts nécessaires pour certaines tâches</w:t>
      </w:r>
    </w:p>
    <w:p w14:paraId="4038C535" w14:textId="467F6045" w:rsidR="00376C6A" w:rsidRDefault="00105C29" w:rsidP="00B0136A">
      <w:r w:rsidRPr="00BC3842">
        <w:t>Certaines tâches, notamment liées à l'intégration de technologies</w:t>
      </w:r>
      <w:r w:rsidR="00376C6A">
        <w:t xml:space="preserve"> spécifique </w:t>
      </w:r>
      <w:r w:rsidRPr="00BC3842">
        <w:t>ou à l'analyse des données, ont nécessité beaucoup plus de temps et d'efforts que prévu initialement</w:t>
      </w:r>
      <w:r>
        <w:t>.</w:t>
      </w:r>
      <w:r w:rsidR="00586FA5">
        <w:t xml:space="preserve"> Pour éviter une surcharge et/ou des retards, nous avons su a</w:t>
      </w:r>
      <w:r>
        <w:t xml:space="preserve">border le problème lors des réunions hebdomadaires pour trouver une solution collectivement. </w:t>
      </w:r>
      <w:r w:rsidR="00586FA5">
        <w:t>Cela a parfois nécessit</w:t>
      </w:r>
      <w:r w:rsidR="009E0963">
        <w:t>é</w:t>
      </w:r>
      <w:r w:rsidR="00586FA5">
        <w:t xml:space="preserve"> de revoir </w:t>
      </w:r>
      <w:r w:rsidR="00376C6A">
        <w:t xml:space="preserve">les </w:t>
      </w:r>
      <w:r w:rsidR="00376C6A" w:rsidRPr="009E0963">
        <w:rPr>
          <w:i/>
          <w:iCs/>
        </w:rPr>
        <w:t xml:space="preserve">sprints </w:t>
      </w:r>
      <w:r w:rsidR="00376C6A">
        <w:t xml:space="preserve">ou de réaffecter certaines personnes sur des tâches plus conséquentes. </w:t>
      </w:r>
    </w:p>
    <w:p w14:paraId="7D9E78DC" w14:textId="5D55D0D1" w:rsidR="00B0136A" w:rsidRDefault="00376C6A" w:rsidP="00B0136A">
      <w:r>
        <w:t xml:space="preserve"> </w:t>
      </w:r>
    </w:p>
    <w:p w14:paraId="6A58D81A" w14:textId="193E1453" w:rsidR="6C3467B0" w:rsidRPr="004C2C3C" w:rsidRDefault="0303FAB9" w:rsidP="00D329D1">
      <w:pPr>
        <w:pStyle w:val="Titre1"/>
      </w:pPr>
      <w:bookmarkStart w:id="44" w:name="_Toc184560152"/>
      <w:bookmarkStart w:id="45" w:name="_Toc184567637"/>
      <w:bookmarkStart w:id="46" w:name="_Toc184661133"/>
      <w:bookmarkStart w:id="47" w:name="_Toc184845346"/>
      <w:r w:rsidRPr="004C2C3C">
        <w:t>Analyse des risques</w:t>
      </w:r>
      <w:bookmarkEnd w:id="44"/>
      <w:bookmarkEnd w:id="45"/>
      <w:bookmarkEnd w:id="46"/>
      <w:bookmarkEnd w:id="47"/>
    </w:p>
    <w:p w14:paraId="091C0A36" w14:textId="48DA848E" w:rsidR="2C6D888E" w:rsidRPr="004C2C3C" w:rsidRDefault="2C6D888E" w:rsidP="006A50C1">
      <w:r w:rsidRPr="004C2C3C">
        <w:t xml:space="preserve">Afin de structurer notre analyse des risques, nous avons choisi de nous inspirer d’un outil issu de l’industrie, l’AMDEC. </w:t>
      </w:r>
      <w:r w:rsidR="1B27E240" w:rsidRPr="004C2C3C">
        <w:t>L’AMDEC (Analyse des Modes de Défaillance, de leurs Effets et de leur Criticité) est une méthode d’analyse préventive utilisée pour identifier et évaluer les risques potentiels liés à des défaillances dans un produit, un processus, ou un système.</w:t>
      </w:r>
      <w:r w:rsidR="49AC47F6" w:rsidRPr="004C2C3C">
        <w:t xml:space="preserve"> Son utilisation a même </w:t>
      </w:r>
      <w:r w:rsidR="14BEB441" w:rsidRPr="004C2C3C">
        <w:t>été</w:t>
      </w:r>
      <w:r w:rsidR="49AC47F6" w:rsidRPr="004C2C3C">
        <w:t xml:space="preserve"> étendu à des projets ou encore des organisation</w:t>
      </w:r>
      <w:r w:rsidR="3B5D424F" w:rsidRPr="004C2C3C">
        <w:t>s</w:t>
      </w:r>
      <w:r w:rsidR="009D2EAE" w:rsidRPr="004C2C3C">
        <w:t xml:space="preserve"> [</w:t>
      </w:r>
      <w:hyperlink w:anchor="_Références_bibliographiques" w:history="1">
        <w:r w:rsidR="00DE705D" w:rsidRPr="00DE705D">
          <w:rPr>
            <w:rStyle w:val="Lienhypertexte"/>
          </w:rPr>
          <w:t>4</w:t>
        </w:r>
      </w:hyperlink>
      <w:r w:rsidR="009D2EAE" w:rsidRPr="004C2C3C">
        <w:t>]</w:t>
      </w:r>
      <w:r w:rsidR="49AC47F6" w:rsidRPr="004C2C3C">
        <w:t>.</w:t>
      </w:r>
      <w:r w:rsidR="1B27E240" w:rsidRPr="004C2C3C">
        <w:t xml:space="preserve"> </w:t>
      </w:r>
    </w:p>
    <w:p w14:paraId="744AA420" w14:textId="0013F57A" w:rsidR="3C0C7B4E" w:rsidRPr="004C2C3C" w:rsidRDefault="3C0C7B4E" w:rsidP="006A50C1">
      <w:r w:rsidRPr="004C2C3C">
        <w:t xml:space="preserve">En contexte </w:t>
      </w:r>
      <w:r w:rsidR="009D2EAE" w:rsidRPr="004C2C3C">
        <w:t>industriel</w:t>
      </w:r>
      <w:r w:rsidRPr="004C2C3C">
        <w:t>, l</w:t>
      </w:r>
      <w:r w:rsidR="2486D635" w:rsidRPr="004C2C3C">
        <w:t xml:space="preserve">'AMDEC </w:t>
      </w:r>
      <w:r w:rsidR="1B27E240" w:rsidRPr="004C2C3C">
        <w:t>consiste à recenser les modes de défaillance possibles, à en analyser les causes et les effets, puis à évaluer leur criticité</w:t>
      </w:r>
      <w:r w:rsidR="543BAEDE" w:rsidRPr="004C2C3C">
        <w:t>. Appliqué à une organisation ou un projet, il s’agit surtout d’identifier les risques majeurs et les classer</w:t>
      </w:r>
      <w:r w:rsidR="01841DD9" w:rsidRPr="004C2C3C">
        <w:t xml:space="preserve"> selon une échelle </w:t>
      </w:r>
      <w:r w:rsidR="009E0963" w:rsidRPr="004C2C3C">
        <w:t>commune:</w:t>
      </w:r>
      <w:r w:rsidR="01841DD9" w:rsidRPr="004C2C3C">
        <w:t xml:space="preserve"> la criticité. Il s’agit du produit de 3 indices :</w:t>
      </w:r>
      <w:r w:rsidR="006A3759">
        <w:t xml:space="preserve"> </w:t>
      </w:r>
    </w:p>
    <w:p w14:paraId="706E2201" w14:textId="55A07099" w:rsidR="243714CE" w:rsidRPr="004C2C3C" w:rsidRDefault="243714CE" w:rsidP="006A50C1">
      <w:pPr>
        <w:pStyle w:val="Paragraphedeliste"/>
        <w:numPr>
          <w:ilvl w:val="0"/>
          <w:numId w:val="1"/>
        </w:numPr>
      </w:pPr>
      <w:r w:rsidRPr="00514542">
        <w:rPr>
          <w:b/>
        </w:rPr>
        <w:t>I</w:t>
      </w:r>
      <w:r w:rsidR="01841DD9" w:rsidRPr="00514542">
        <w:rPr>
          <w:b/>
        </w:rPr>
        <w:t>ndice de fréquence</w:t>
      </w:r>
      <w:r w:rsidR="18A34999" w:rsidRPr="00514542">
        <w:rPr>
          <w:b/>
        </w:rPr>
        <w:t xml:space="preserve"> </w:t>
      </w:r>
      <w:r w:rsidR="7575F411" w:rsidRPr="00514542">
        <w:rPr>
          <w:b/>
        </w:rPr>
        <w:t xml:space="preserve">(F) </w:t>
      </w:r>
      <w:r w:rsidR="18A34999" w:rsidRPr="00514542">
        <w:rPr>
          <w:b/>
        </w:rPr>
        <w:t>:</w:t>
      </w:r>
      <w:r w:rsidR="01841DD9" w:rsidRPr="004C2C3C">
        <w:t xml:space="preserve"> </w:t>
      </w:r>
      <w:r w:rsidR="49BA9CB4" w:rsidRPr="004C2C3C">
        <w:t xml:space="preserve">Fréquence ou probabilité d'apparition </w:t>
      </w:r>
    </w:p>
    <w:p w14:paraId="674E78DA" w14:textId="78567946" w:rsidR="49BA9CB4" w:rsidRPr="004C2C3C" w:rsidRDefault="49BA9CB4" w:rsidP="006A50C1">
      <w:pPr>
        <w:pStyle w:val="Paragraphedeliste"/>
        <w:numPr>
          <w:ilvl w:val="1"/>
          <w:numId w:val="1"/>
        </w:numPr>
      </w:pPr>
      <w:r w:rsidRPr="004C2C3C">
        <w:t xml:space="preserve">1 : peu fréquent/probable </w:t>
      </w:r>
    </w:p>
    <w:p w14:paraId="1A7D864D" w14:textId="0AB43DEA" w:rsidR="49BA9CB4" w:rsidRPr="004C2C3C" w:rsidRDefault="49BA9CB4" w:rsidP="006A50C1">
      <w:pPr>
        <w:pStyle w:val="Paragraphedeliste"/>
        <w:numPr>
          <w:ilvl w:val="1"/>
          <w:numId w:val="1"/>
        </w:numPr>
      </w:pPr>
      <w:r w:rsidRPr="004C2C3C">
        <w:t>10</w:t>
      </w:r>
      <w:r w:rsidR="3A9F8F05" w:rsidRPr="004C2C3C">
        <w:t xml:space="preserve"> : </w:t>
      </w:r>
      <w:r w:rsidRPr="004C2C3C">
        <w:t xml:space="preserve"> très fréquent/probable</w:t>
      </w:r>
    </w:p>
    <w:p w14:paraId="5D711CC7" w14:textId="00C94367" w:rsidR="5A916131" w:rsidRPr="004C2C3C" w:rsidRDefault="5A916131" w:rsidP="006A50C1">
      <w:pPr>
        <w:pStyle w:val="Paragraphedeliste"/>
        <w:numPr>
          <w:ilvl w:val="0"/>
          <w:numId w:val="1"/>
        </w:numPr>
      </w:pPr>
      <w:r w:rsidRPr="00514542">
        <w:rPr>
          <w:b/>
        </w:rPr>
        <w:t>I</w:t>
      </w:r>
      <w:r w:rsidR="01841DD9" w:rsidRPr="00514542">
        <w:rPr>
          <w:b/>
        </w:rPr>
        <w:t xml:space="preserve">ndice de </w:t>
      </w:r>
      <w:r w:rsidR="26F84380" w:rsidRPr="00514542">
        <w:rPr>
          <w:b/>
        </w:rPr>
        <w:t>gravité</w:t>
      </w:r>
      <w:r w:rsidR="704BB85A" w:rsidRPr="00514542">
        <w:rPr>
          <w:b/>
        </w:rPr>
        <w:t xml:space="preserve"> (G)</w:t>
      </w:r>
      <w:r w:rsidR="26F84380" w:rsidRPr="00514542">
        <w:rPr>
          <w:b/>
        </w:rPr>
        <w:t xml:space="preserve"> :</w:t>
      </w:r>
      <w:r w:rsidR="4ECB6F84" w:rsidRPr="004C2C3C">
        <w:t xml:space="preserve"> </w:t>
      </w:r>
      <w:r w:rsidR="20BCF0D0" w:rsidRPr="004C2C3C">
        <w:t>I</w:t>
      </w:r>
      <w:r w:rsidR="4ECB6F84" w:rsidRPr="004C2C3C">
        <w:t xml:space="preserve">mpact du risque s’il se réalise </w:t>
      </w:r>
    </w:p>
    <w:p w14:paraId="1FE4F75C" w14:textId="036376D1" w:rsidR="4ECB6F84" w:rsidRPr="004C2C3C" w:rsidRDefault="4ECB6F84" w:rsidP="006A50C1">
      <w:pPr>
        <w:pStyle w:val="Paragraphedeliste"/>
        <w:numPr>
          <w:ilvl w:val="1"/>
          <w:numId w:val="1"/>
        </w:numPr>
      </w:pPr>
      <w:r w:rsidRPr="004C2C3C">
        <w:t xml:space="preserve">1 : peu d’impact </w:t>
      </w:r>
    </w:p>
    <w:p w14:paraId="5CD3FF80" w14:textId="74B5C1BB" w:rsidR="4ECB6F84" w:rsidRPr="004C2C3C" w:rsidRDefault="4ECB6F84" w:rsidP="006A50C1">
      <w:pPr>
        <w:pStyle w:val="Paragraphedeliste"/>
        <w:numPr>
          <w:ilvl w:val="1"/>
          <w:numId w:val="1"/>
        </w:numPr>
      </w:pPr>
      <w:r w:rsidRPr="004C2C3C">
        <w:t xml:space="preserve">10 : remise en cause de la </w:t>
      </w:r>
      <w:r w:rsidR="015A2D3F" w:rsidRPr="004C2C3C">
        <w:t>viabilité</w:t>
      </w:r>
      <w:r w:rsidRPr="004C2C3C">
        <w:t xml:space="preserve"> du projet</w:t>
      </w:r>
    </w:p>
    <w:p w14:paraId="3D37ACC9" w14:textId="4E3A8FC7" w:rsidR="6B679171" w:rsidRPr="004C2C3C" w:rsidRDefault="6B679171" w:rsidP="006A50C1">
      <w:pPr>
        <w:pStyle w:val="Paragraphedeliste"/>
        <w:numPr>
          <w:ilvl w:val="0"/>
          <w:numId w:val="1"/>
        </w:numPr>
      </w:pPr>
      <w:r w:rsidRPr="00514542">
        <w:rPr>
          <w:b/>
        </w:rPr>
        <w:t>I</w:t>
      </w:r>
      <w:r w:rsidR="01841DD9" w:rsidRPr="00514542">
        <w:rPr>
          <w:b/>
        </w:rPr>
        <w:t>ndice de détection</w:t>
      </w:r>
      <w:r w:rsidR="74B142A8" w:rsidRPr="00514542">
        <w:rPr>
          <w:b/>
        </w:rPr>
        <w:t xml:space="preserve"> (D)</w:t>
      </w:r>
      <w:r w:rsidR="5971FB78" w:rsidRPr="00514542">
        <w:rPr>
          <w:b/>
        </w:rPr>
        <w:t xml:space="preserve"> :</w:t>
      </w:r>
      <w:r w:rsidR="5971FB78" w:rsidRPr="004C2C3C">
        <w:t xml:space="preserve"> </w:t>
      </w:r>
      <w:r w:rsidR="64E7FCD5" w:rsidRPr="004C2C3C">
        <w:t>Possibilité de non-détection</w:t>
      </w:r>
    </w:p>
    <w:p w14:paraId="3BB15EEF" w14:textId="5220B6F6" w:rsidR="48D05D11" w:rsidRPr="004C2C3C" w:rsidRDefault="48D05D11" w:rsidP="006A50C1">
      <w:pPr>
        <w:pStyle w:val="Paragraphedeliste"/>
        <w:numPr>
          <w:ilvl w:val="1"/>
          <w:numId w:val="1"/>
        </w:numPr>
      </w:pPr>
      <w:r w:rsidRPr="004C2C3C">
        <w:t>1</w:t>
      </w:r>
      <w:r w:rsidR="15A78377" w:rsidRPr="004C2C3C">
        <w:t xml:space="preserve"> : détectable quasi-systématiquement</w:t>
      </w:r>
    </w:p>
    <w:p w14:paraId="30777957" w14:textId="68B282C1" w:rsidR="00376C6A" w:rsidRDefault="15A78377" w:rsidP="00706ED5">
      <w:pPr>
        <w:pStyle w:val="Paragraphedeliste"/>
        <w:numPr>
          <w:ilvl w:val="1"/>
          <w:numId w:val="1"/>
        </w:numPr>
        <w:sectPr w:rsidR="00376C6A" w:rsidSect="00974B1B">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start="1"/>
          <w:cols w:space="720"/>
          <w:titlePg/>
          <w:docGrid w:linePitch="360"/>
        </w:sectPr>
      </w:pPr>
      <w:r w:rsidRPr="004C2C3C">
        <w:t>10 : probabilité de détection faibl</w:t>
      </w:r>
      <w:r w:rsidR="00183CE1">
        <w:t>e</w:t>
      </w:r>
    </w:p>
    <w:p w14:paraId="0A0E37A7" w14:textId="66C7024C" w:rsidR="006A50C1" w:rsidRPr="004C2C3C" w:rsidRDefault="00183CE1" w:rsidP="00183CE1">
      <w:r w:rsidRPr="00183CE1">
        <w:rPr>
          <w:noProof/>
        </w:rPr>
        <w:lastRenderedPageBreak/>
        <w:drawing>
          <wp:anchor distT="0" distB="0" distL="114300" distR="114300" simplePos="0" relativeHeight="251658250" behindDoc="0" locked="0" layoutInCell="1" allowOverlap="1" wp14:anchorId="47A3B353" wp14:editId="2AC6DC50">
            <wp:simplePos x="0" y="0"/>
            <wp:positionH relativeFrom="column">
              <wp:posOffset>-217637</wp:posOffset>
            </wp:positionH>
            <wp:positionV relativeFrom="paragraph">
              <wp:posOffset>80010</wp:posOffset>
            </wp:positionV>
            <wp:extent cx="9167822" cy="4025298"/>
            <wp:effectExtent l="0" t="0" r="1905" b="635"/>
            <wp:wrapTopAndBottom/>
            <wp:docPr id="151189061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0614" name="Picture 1" descr="A close-up of a lis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167822" cy="4025298"/>
                    </a:xfrm>
                    <a:prstGeom prst="rect">
                      <a:avLst/>
                    </a:prstGeom>
                  </pic:spPr>
                </pic:pic>
              </a:graphicData>
            </a:graphic>
            <wp14:sizeRelH relativeFrom="page">
              <wp14:pctWidth>0</wp14:pctWidth>
            </wp14:sizeRelH>
            <wp14:sizeRelV relativeFrom="page">
              <wp14:pctHeight>0</wp14:pctHeight>
            </wp14:sizeRelV>
          </wp:anchor>
        </w:drawing>
      </w:r>
    </w:p>
    <w:p w14:paraId="1063769E" w14:textId="736D6C24" w:rsidR="006A50C1" w:rsidRPr="004C2C3C" w:rsidRDefault="00A82BF3" w:rsidP="00183CE1">
      <w:pPr>
        <w:pStyle w:val="Lgende"/>
      </w:pPr>
      <w:bookmarkStart w:id="48" w:name="_Toc184835490"/>
      <w:r>
        <w:t xml:space="preserve">Figure </w:t>
      </w:r>
      <w:r>
        <w:fldChar w:fldCharType="begin"/>
      </w:r>
      <w:r>
        <w:instrText>SEQ Figure \* ARABIC</w:instrText>
      </w:r>
      <w:r>
        <w:fldChar w:fldCharType="separate"/>
      </w:r>
      <w:r w:rsidR="00ED07C5">
        <w:rPr>
          <w:noProof/>
        </w:rPr>
        <w:t>13</w:t>
      </w:r>
      <w:r>
        <w:fldChar w:fldCharType="end"/>
      </w:r>
      <w:r>
        <w:t xml:space="preserve"> : Tableau des risques</w:t>
      </w:r>
      <w:bookmarkEnd w:id="48"/>
    </w:p>
    <w:p w14:paraId="7A3989F8" w14:textId="58594FAF" w:rsidR="00183CE1" w:rsidRDefault="384568E5" w:rsidP="006A50C1">
      <w:pPr>
        <w:sectPr w:rsidR="00183CE1" w:rsidSect="0033315B">
          <w:headerReference w:type="first" r:id="rId27"/>
          <w:pgSz w:w="16838" w:h="11906" w:orient="landscape"/>
          <w:pgMar w:top="1440" w:right="1440" w:bottom="1440" w:left="1440" w:header="720" w:footer="720" w:gutter="0"/>
          <w:cols w:space="720"/>
          <w:docGrid w:linePitch="360"/>
        </w:sectPr>
      </w:pPr>
      <w:r w:rsidRPr="004C2C3C">
        <w:t>Cette liste de risques n’est sans doute pas exhaustive, mais elle permet déjà d’identifier clairement les principaux risques de notr</w:t>
      </w:r>
      <w:r w:rsidR="438963FA" w:rsidRPr="004C2C3C">
        <w:t xml:space="preserve">e </w:t>
      </w:r>
      <w:r w:rsidRPr="004C2C3C">
        <w:t xml:space="preserve">projet industriel. </w:t>
      </w:r>
      <w:r w:rsidR="009E0963">
        <w:t xml:space="preserve">Nous </w:t>
      </w:r>
      <w:r w:rsidR="00880039" w:rsidRPr="004C2C3C">
        <w:t>remarqu</w:t>
      </w:r>
      <w:r w:rsidR="009E0963">
        <w:t>ons</w:t>
      </w:r>
      <w:r w:rsidR="00880039" w:rsidRPr="004C2C3C">
        <w:t xml:space="preserve"> </w:t>
      </w:r>
      <w:r w:rsidR="0061611E" w:rsidRPr="004C2C3C">
        <w:t>notamment que les plus gros risques identifiés sont avant</w:t>
      </w:r>
      <w:r w:rsidR="00353536" w:rsidRPr="004C2C3C">
        <w:t xml:space="preserve"> </w:t>
      </w:r>
      <w:r w:rsidR="0061611E" w:rsidRPr="004C2C3C">
        <w:t xml:space="preserve">tout lié </w:t>
      </w:r>
      <w:r w:rsidR="00353536" w:rsidRPr="004C2C3C">
        <w:t>à la cohésion du groupe et la motivation du groupe</w:t>
      </w:r>
      <w:r w:rsidR="00183CE1">
        <w:t> : ceux sont des risques humains</w:t>
      </w:r>
      <w:r w:rsidR="00353536" w:rsidRPr="004C2C3C">
        <w:t xml:space="preserve">. </w:t>
      </w:r>
      <w:r w:rsidR="009E0963">
        <w:t>Les autres risques</w:t>
      </w:r>
      <w:r w:rsidR="00183CE1">
        <w:t xml:space="preserve"> sont des risques techniques ou organisationnels que dont l’impact peut être limité avec des actions préventives et/ou des actions correctives. </w:t>
      </w:r>
    </w:p>
    <w:p w14:paraId="3CDE148E" w14:textId="0E840827" w:rsidR="384568E5" w:rsidRPr="004C2C3C" w:rsidRDefault="384568E5" w:rsidP="006A50C1"/>
    <w:p w14:paraId="12D5086C" w14:textId="03C06F54" w:rsidR="00CD5A53" w:rsidRPr="0033315B" w:rsidRDefault="4AE310D4" w:rsidP="0056486B">
      <w:pPr>
        <w:pStyle w:val="Titre1"/>
      </w:pPr>
      <w:bookmarkStart w:id="49" w:name="_Toc184560153"/>
      <w:bookmarkStart w:id="50" w:name="_Toc184567638"/>
      <w:bookmarkStart w:id="51" w:name="_Toc184661134"/>
      <w:bookmarkStart w:id="52" w:name="_Toc184845347"/>
      <w:r w:rsidRPr="004C2C3C">
        <w:t>C</w:t>
      </w:r>
      <w:r w:rsidR="0A91CCCA" w:rsidRPr="004C2C3C">
        <w:t>onclusion</w:t>
      </w:r>
      <w:bookmarkEnd w:id="49"/>
      <w:bookmarkEnd w:id="50"/>
      <w:bookmarkEnd w:id="51"/>
      <w:bookmarkEnd w:id="52"/>
    </w:p>
    <w:p w14:paraId="61D1772D" w14:textId="318C1B26" w:rsidR="00DD3AA3" w:rsidRDefault="00DD3AA3" w:rsidP="0056486B">
      <w:r>
        <w:t>L</w:t>
      </w:r>
      <w:r w:rsidRPr="00013B0A">
        <w:t xml:space="preserve">e projet </w:t>
      </w:r>
      <w:r>
        <w:t>industriel du groupe Primever</w:t>
      </w:r>
      <w:r w:rsidRPr="00013B0A">
        <w:t xml:space="preserve"> démontre</w:t>
      </w:r>
      <w:r>
        <w:t xml:space="preserve"> bien</w:t>
      </w:r>
      <w:r w:rsidRPr="00013B0A">
        <w:t xml:space="preserve"> l’importance cruciale d’une gestion intelligente des données pour maintenir l’excellence opérationnelle, en particulier dans un secteur aussi exigeant que la logistique des produits périssables. </w:t>
      </w:r>
    </w:p>
    <w:p w14:paraId="2D510CA9" w14:textId="5560C2EA" w:rsidR="000109F9" w:rsidRDefault="00DD3AA3" w:rsidP="0056486B">
      <w:r>
        <w:t>Ce</w:t>
      </w:r>
      <w:r w:rsidR="00A350F9">
        <w:t xml:space="preserve"> </w:t>
      </w:r>
      <w:r w:rsidR="000109F9">
        <w:t>projet</w:t>
      </w:r>
      <w:r>
        <w:t xml:space="preserve">, intitulé </w:t>
      </w:r>
      <w:r w:rsidR="000109F9" w:rsidRPr="00847782">
        <w:rPr>
          <w:b/>
          <w:bCs/>
        </w:rPr>
        <w:t>« Smart ETL »</w:t>
      </w:r>
      <w:r>
        <w:rPr>
          <w:b/>
          <w:bCs/>
        </w:rPr>
        <w:t xml:space="preserve">, </w:t>
      </w:r>
      <w:r w:rsidR="000109F9">
        <w:t>vise premièrement à analyser les pipelines ETL de Primever afin d’optimiser et fiabiliser ces processus critiques au bon fonctionnement de l’entreprise. Deuxièmement, le projet porte aussi sur la mise en place d’une solution sur mesure pour le monitoring des ETL en temps réel et leur suivi grâce à un</w:t>
      </w:r>
      <w:r w:rsidR="00223B33">
        <w:t xml:space="preserve"> </w:t>
      </w:r>
      <w:r w:rsidR="000109F9" w:rsidRPr="000109F9">
        <w:rPr>
          <w:i/>
          <w:iCs/>
        </w:rPr>
        <w:t>dashboard</w:t>
      </w:r>
      <w:r w:rsidR="000109F9">
        <w:t xml:space="preserve">. Enfin, le projet a également pour ambition d’utiliser du </w:t>
      </w:r>
      <w:r w:rsidR="009E0963" w:rsidRPr="009E0963">
        <w:rPr>
          <w:i/>
          <w:iCs/>
        </w:rPr>
        <w:t>M</w:t>
      </w:r>
      <w:r w:rsidR="000109F9" w:rsidRPr="009E0963">
        <w:rPr>
          <w:i/>
          <w:iCs/>
        </w:rPr>
        <w:t xml:space="preserve">achine </w:t>
      </w:r>
      <w:r w:rsidR="009E0963" w:rsidRPr="009E0963">
        <w:rPr>
          <w:i/>
          <w:iCs/>
        </w:rPr>
        <w:t>L</w:t>
      </w:r>
      <w:r w:rsidR="000109F9" w:rsidRPr="009E0963">
        <w:rPr>
          <w:i/>
          <w:iCs/>
        </w:rPr>
        <w:t>earning</w:t>
      </w:r>
      <w:r w:rsidR="000109F9">
        <w:t xml:space="preserve"> dans le but de prédire les erreurs et anomalies des </w:t>
      </w:r>
      <w:r w:rsidR="000444EC">
        <w:t>ETL</w:t>
      </w:r>
      <w:r w:rsidR="000109F9">
        <w:t xml:space="preserve"> avant qu’elles ne se produisent. </w:t>
      </w:r>
    </w:p>
    <w:p w14:paraId="48A1E729" w14:textId="177165A2" w:rsidR="000109F9" w:rsidRDefault="000109F9" w:rsidP="0056486B">
      <w:r>
        <w:t>Il s’agit donc de répondre à des besoins concrets du groupe Primever. Pour se faire, nous avons décompos</w:t>
      </w:r>
      <w:r w:rsidR="009E0963">
        <w:t>é</w:t>
      </w:r>
      <w:r>
        <w:t xml:space="preserve"> le travail à réaliser en 4 livrables et nous avons imaginé une architecture fonctionnelle capable de répondre aux objectifs ambitieux du projet. Le contenu de chaque livrable a été validé par l’équipe </w:t>
      </w:r>
      <w:r w:rsidRPr="009E0963">
        <w:rPr>
          <w:i/>
          <w:iCs/>
        </w:rPr>
        <w:t xml:space="preserve">Data </w:t>
      </w:r>
      <w:r>
        <w:t xml:space="preserve">de Primever et nous sommes donc bien alignés avec elle. </w:t>
      </w:r>
    </w:p>
    <w:p w14:paraId="34B44249" w14:textId="7CA98018" w:rsidR="000109F9" w:rsidRDefault="000109F9" w:rsidP="0056486B">
      <w:r>
        <w:t xml:space="preserve">Nous avons également </w:t>
      </w:r>
      <w:r w:rsidR="00720F1A">
        <w:t>identifié</w:t>
      </w:r>
      <w:r>
        <w:t xml:space="preserve"> plusieurs risques et mis en avant plusieurs problèmes rencontrés pendant les premières semaines de ce projet. </w:t>
      </w:r>
      <w:r w:rsidR="00DD3AA3">
        <w:t>Les solutions et/ou actions pour s’en protéger ont d’ailleurs été explicitées dans ce document. Enfin</w:t>
      </w:r>
      <w:r>
        <w:t xml:space="preserve">, nous avons posé le cadre de notre organisation et lister les moyens qui nous sont disponibles. Nous avons donc toutes les clés en main pour accomplir notre travail sur notre feuille de route. </w:t>
      </w:r>
    </w:p>
    <w:p w14:paraId="0C5264C4" w14:textId="09CBE156" w:rsidR="00787C5F" w:rsidRDefault="005710A2" w:rsidP="0056486B">
      <w:r w:rsidRPr="005710A2">
        <w:t>Bien que les résultats soient prometteurs, le projet devra relever certains défis, notamment en ce qui concerne</w:t>
      </w:r>
      <w:r w:rsidR="000109F9">
        <w:t xml:space="preserve"> le </w:t>
      </w:r>
      <w:r w:rsidR="000109F9" w:rsidRPr="00DD3AA3">
        <w:rPr>
          <w:i/>
          <w:iCs/>
        </w:rPr>
        <w:t>monitoring</w:t>
      </w:r>
      <w:r w:rsidR="000109F9">
        <w:t xml:space="preserve"> en temps réel,</w:t>
      </w:r>
      <w:r w:rsidRPr="005710A2">
        <w:t xml:space="preserve"> </w:t>
      </w:r>
      <w:r w:rsidR="00DD3AA3">
        <w:t>le déploiement</w:t>
      </w:r>
      <w:r w:rsidR="000109F9">
        <w:t xml:space="preserve"> ou encore </w:t>
      </w:r>
      <w:r w:rsidRPr="005710A2">
        <w:t xml:space="preserve">la précision des modèles prédictifs. </w:t>
      </w:r>
      <w:r w:rsidR="000109F9">
        <w:t xml:space="preserve">Bien que nous n’ayons pas encore toutes les réponses, nous sommes confiants dans notre démarche et nous espèrerons que ce rapport </w:t>
      </w:r>
      <w:r w:rsidR="00DD3AA3">
        <w:t>aura</w:t>
      </w:r>
      <w:r w:rsidR="000109F9">
        <w:t xml:space="preserve"> rassurer </w:t>
      </w:r>
      <w:r w:rsidR="00DD3AA3">
        <w:t xml:space="preserve">son lecteur. </w:t>
      </w:r>
    </w:p>
    <w:p w14:paraId="3B396C40" w14:textId="77777777" w:rsidR="00514542" w:rsidRPr="00847782" w:rsidRDefault="00514542" w:rsidP="00A82BF3"/>
    <w:p w14:paraId="2D9B83F0" w14:textId="77777777" w:rsidR="00A82BF3" w:rsidRPr="00847782" w:rsidRDefault="00A82BF3">
      <w:pPr>
        <w:jc w:val="left"/>
        <w:rPr>
          <w:rFonts w:asciiTheme="majorHAnsi" w:eastAsiaTheme="majorEastAsia" w:hAnsiTheme="majorHAnsi" w:cstheme="majorBidi"/>
          <w:color w:val="0F4761" w:themeColor="accent1" w:themeShade="BF"/>
          <w:sz w:val="32"/>
          <w:szCs w:val="32"/>
        </w:rPr>
      </w:pPr>
      <w:r w:rsidRPr="00847782">
        <w:br w:type="page"/>
      </w:r>
    </w:p>
    <w:p w14:paraId="78AD8A8F" w14:textId="51C92BA0" w:rsidR="00A82BF3" w:rsidRDefault="00A82BF3" w:rsidP="00A82BF3">
      <w:pPr>
        <w:pStyle w:val="Titre1"/>
      </w:pPr>
      <w:r w:rsidRPr="00847782">
        <w:lastRenderedPageBreak/>
        <w:t xml:space="preserve"> </w:t>
      </w:r>
      <w:bookmarkStart w:id="53" w:name="_Toc184845348"/>
      <w:r>
        <w:t>Table des figures</w:t>
      </w:r>
      <w:bookmarkEnd w:id="53"/>
    </w:p>
    <w:p w14:paraId="77EEEF42" w14:textId="2B2F70A6" w:rsidR="00183CE1" w:rsidRDefault="00A82BF3">
      <w:pPr>
        <w:pStyle w:val="Tabledesillustrations"/>
        <w:tabs>
          <w:tab w:val="right" w:leader="dot" w:pos="9016"/>
        </w:tabs>
        <w:rPr>
          <w:rFonts w:eastAsiaTheme="minorEastAsia" w:cstheme="minorBidi"/>
          <w:noProof/>
          <w:kern w:val="2"/>
          <w:sz w:val="24"/>
          <w:szCs w:val="24"/>
          <w:lang w:eastAsia="en-GB"/>
          <w14:ligatures w14:val="standardContextual"/>
        </w:rPr>
      </w:pPr>
      <w:r>
        <w:fldChar w:fldCharType="begin"/>
      </w:r>
      <w:r>
        <w:instrText xml:space="preserve"> TOC \h \z \c "Figure" </w:instrText>
      </w:r>
      <w:r>
        <w:fldChar w:fldCharType="separate"/>
      </w:r>
      <w:hyperlink w:anchor="_Toc184835478" w:history="1">
        <w:r w:rsidR="00183CE1" w:rsidRPr="003E614B">
          <w:rPr>
            <w:rStyle w:val="Lienhypertexte"/>
            <w:noProof/>
          </w:rPr>
          <w:t>Figure 1 : Chiffres clés de Primever [1]</w:t>
        </w:r>
        <w:r w:rsidR="00183CE1">
          <w:rPr>
            <w:noProof/>
            <w:webHidden/>
          </w:rPr>
          <w:tab/>
        </w:r>
        <w:r w:rsidR="00183CE1">
          <w:rPr>
            <w:noProof/>
            <w:webHidden/>
          </w:rPr>
          <w:fldChar w:fldCharType="begin"/>
        </w:r>
        <w:r w:rsidR="00183CE1">
          <w:rPr>
            <w:noProof/>
            <w:webHidden/>
          </w:rPr>
          <w:instrText xml:space="preserve"> PAGEREF _Toc184835478 \h </w:instrText>
        </w:r>
        <w:r w:rsidR="00183CE1">
          <w:rPr>
            <w:noProof/>
            <w:webHidden/>
          </w:rPr>
        </w:r>
        <w:r w:rsidR="00183CE1">
          <w:rPr>
            <w:noProof/>
            <w:webHidden/>
          </w:rPr>
          <w:fldChar w:fldCharType="separate"/>
        </w:r>
        <w:r w:rsidR="00ED07C5">
          <w:rPr>
            <w:noProof/>
            <w:webHidden/>
          </w:rPr>
          <w:t>6</w:t>
        </w:r>
        <w:r w:rsidR="00183CE1">
          <w:rPr>
            <w:noProof/>
            <w:webHidden/>
          </w:rPr>
          <w:fldChar w:fldCharType="end"/>
        </w:r>
      </w:hyperlink>
    </w:p>
    <w:p w14:paraId="245DBFCC" w14:textId="0D6C14F9"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79" w:history="1">
        <w:r w:rsidRPr="003E614B">
          <w:rPr>
            <w:rStyle w:val="Lienhypertexte"/>
            <w:noProof/>
          </w:rPr>
          <w:t>Figure 2 Schéma conceptuel de la solution « Smart ETL »</w:t>
        </w:r>
        <w:r>
          <w:rPr>
            <w:noProof/>
            <w:webHidden/>
          </w:rPr>
          <w:tab/>
        </w:r>
        <w:r>
          <w:rPr>
            <w:noProof/>
            <w:webHidden/>
          </w:rPr>
          <w:fldChar w:fldCharType="begin"/>
        </w:r>
        <w:r>
          <w:rPr>
            <w:noProof/>
            <w:webHidden/>
          </w:rPr>
          <w:instrText xml:space="preserve"> PAGEREF _Toc184835479 \h </w:instrText>
        </w:r>
        <w:r>
          <w:rPr>
            <w:noProof/>
            <w:webHidden/>
          </w:rPr>
        </w:r>
        <w:r>
          <w:rPr>
            <w:noProof/>
            <w:webHidden/>
          </w:rPr>
          <w:fldChar w:fldCharType="separate"/>
        </w:r>
        <w:r w:rsidR="00ED07C5">
          <w:rPr>
            <w:noProof/>
            <w:webHidden/>
          </w:rPr>
          <w:t>7</w:t>
        </w:r>
        <w:r>
          <w:rPr>
            <w:noProof/>
            <w:webHidden/>
          </w:rPr>
          <w:fldChar w:fldCharType="end"/>
        </w:r>
      </w:hyperlink>
    </w:p>
    <w:p w14:paraId="3B93C283" w14:textId="2A3F440F"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0" w:history="1">
        <w:r w:rsidRPr="003E614B">
          <w:rPr>
            <w:rStyle w:val="Lienhypertexte"/>
            <w:noProof/>
          </w:rPr>
          <w:t>Figure 3 : Répartition des rôles au sein de l'équipe</w:t>
        </w:r>
        <w:r>
          <w:rPr>
            <w:noProof/>
            <w:webHidden/>
          </w:rPr>
          <w:tab/>
        </w:r>
        <w:r>
          <w:rPr>
            <w:noProof/>
            <w:webHidden/>
          </w:rPr>
          <w:fldChar w:fldCharType="begin"/>
        </w:r>
        <w:r>
          <w:rPr>
            <w:noProof/>
            <w:webHidden/>
          </w:rPr>
          <w:instrText xml:space="preserve"> PAGEREF _Toc184835480 \h </w:instrText>
        </w:r>
        <w:r>
          <w:rPr>
            <w:noProof/>
            <w:webHidden/>
          </w:rPr>
        </w:r>
        <w:r>
          <w:rPr>
            <w:noProof/>
            <w:webHidden/>
          </w:rPr>
          <w:fldChar w:fldCharType="separate"/>
        </w:r>
        <w:r w:rsidR="00ED07C5">
          <w:rPr>
            <w:noProof/>
            <w:webHidden/>
          </w:rPr>
          <w:t>10</w:t>
        </w:r>
        <w:r>
          <w:rPr>
            <w:noProof/>
            <w:webHidden/>
          </w:rPr>
          <w:fldChar w:fldCharType="end"/>
        </w:r>
      </w:hyperlink>
    </w:p>
    <w:p w14:paraId="2E99E76B" w14:textId="45423A12"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1" w:history="1">
        <w:r w:rsidRPr="003E614B">
          <w:rPr>
            <w:rStyle w:val="Lienhypertexte"/>
            <w:noProof/>
          </w:rPr>
          <w:t>Figure 4 : Tableau de suivi des Kanban</w:t>
        </w:r>
        <w:r>
          <w:rPr>
            <w:noProof/>
            <w:webHidden/>
          </w:rPr>
          <w:tab/>
        </w:r>
        <w:r>
          <w:rPr>
            <w:noProof/>
            <w:webHidden/>
          </w:rPr>
          <w:fldChar w:fldCharType="begin"/>
        </w:r>
        <w:r>
          <w:rPr>
            <w:noProof/>
            <w:webHidden/>
          </w:rPr>
          <w:instrText xml:space="preserve"> PAGEREF _Toc184835481 \h </w:instrText>
        </w:r>
        <w:r>
          <w:rPr>
            <w:noProof/>
            <w:webHidden/>
          </w:rPr>
        </w:r>
        <w:r>
          <w:rPr>
            <w:noProof/>
            <w:webHidden/>
          </w:rPr>
          <w:fldChar w:fldCharType="separate"/>
        </w:r>
        <w:r w:rsidR="00ED07C5">
          <w:rPr>
            <w:noProof/>
            <w:webHidden/>
          </w:rPr>
          <w:t>11</w:t>
        </w:r>
        <w:r>
          <w:rPr>
            <w:noProof/>
            <w:webHidden/>
          </w:rPr>
          <w:fldChar w:fldCharType="end"/>
        </w:r>
      </w:hyperlink>
    </w:p>
    <w:p w14:paraId="614FC6D1" w14:textId="49F62570"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2" w:history="1">
        <w:r w:rsidRPr="003E614B">
          <w:rPr>
            <w:rStyle w:val="Lienhypertexte"/>
            <w:noProof/>
          </w:rPr>
          <w:t>Figure 5 : Schéma du livrable 1</w:t>
        </w:r>
        <w:r>
          <w:rPr>
            <w:noProof/>
            <w:webHidden/>
          </w:rPr>
          <w:tab/>
        </w:r>
        <w:r>
          <w:rPr>
            <w:noProof/>
            <w:webHidden/>
          </w:rPr>
          <w:fldChar w:fldCharType="begin"/>
        </w:r>
        <w:r>
          <w:rPr>
            <w:noProof/>
            <w:webHidden/>
          </w:rPr>
          <w:instrText xml:space="preserve"> PAGEREF _Toc184835482 \h </w:instrText>
        </w:r>
        <w:r>
          <w:rPr>
            <w:noProof/>
            <w:webHidden/>
          </w:rPr>
        </w:r>
        <w:r>
          <w:rPr>
            <w:noProof/>
            <w:webHidden/>
          </w:rPr>
          <w:fldChar w:fldCharType="separate"/>
        </w:r>
        <w:r w:rsidR="00ED07C5">
          <w:rPr>
            <w:noProof/>
            <w:webHidden/>
          </w:rPr>
          <w:t>12</w:t>
        </w:r>
        <w:r>
          <w:rPr>
            <w:noProof/>
            <w:webHidden/>
          </w:rPr>
          <w:fldChar w:fldCharType="end"/>
        </w:r>
      </w:hyperlink>
    </w:p>
    <w:p w14:paraId="4C8B1CB0" w14:textId="40122466"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3" w:history="1">
        <w:r w:rsidRPr="003E614B">
          <w:rPr>
            <w:rStyle w:val="Lienhypertexte"/>
            <w:noProof/>
          </w:rPr>
          <w:t>Figure 6 : Tableau récapitulatif du livrable 1</w:t>
        </w:r>
        <w:r>
          <w:rPr>
            <w:noProof/>
            <w:webHidden/>
          </w:rPr>
          <w:tab/>
        </w:r>
        <w:r>
          <w:rPr>
            <w:noProof/>
            <w:webHidden/>
          </w:rPr>
          <w:fldChar w:fldCharType="begin"/>
        </w:r>
        <w:r>
          <w:rPr>
            <w:noProof/>
            <w:webHidden/>
          </w:rPr>
          <w:instrText xml:space="preserve"> PAGEREF _Toc184835483 \h </w:instrText>
        </w:r>
        <w:r>
          <w:rPr>
            <w:noProof/>
            <w:webHidden/>
          </w:rPr>
        </w:r>
        <w:r>
          <w:rPr>
            <w:noProof/>
            <w:webHidden/>
          </w:rPr>
          <w:fldChar w:fldCharType="separate"/>
        </w:r>
        <w:r w:rsidR="00ED07C5">
          <w:rPr>
            <w:noProof/>
            <w:webHidden/>
          </w:rPr>
          <w:t>13</w:t>
        </w:r>
        <w:r>
          <w:rPr>
            <w:noProof/>
            <w:webHidden/>
          </w:rPr>
          <w:fldChar w:fldCharType="end"/>
        </w:r>
      </w:hyperlink>
    </w:p>
    <w:p w14:paraId="0FD860D6" w14:textId="2F62C216"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4" w:history="1">
        <w:r w:rsidRPr="003E614B">
          <w:rPr>
            <w:rStyle w:val="Lienhypertexte"/>
            <w:noProof/>
          </w:rPr>
          <w:t>Figure 7 : Schéma du livrable 2</w:t>
        </w:r>
        <w:r>
          <w:rPr>
            <w:noProof/>
            <w:webHidden/>
          </w:rPr>
          <w:tab/>
        </w:r>
        <w:r>
          <w:rPr>
            <w:noProof/>
            <w:webHidden/>
          </w:rPr>
          <w:fldChar w:fldCharType="begin"/>
        </w:r>
        <w:r>
          <w:rPr>
            <w:noProof/>
            <w:webHidden/>
          </w:rPr>
          <w:instrText xml:space="preserve"> PAGEREF _Toc184835484 \h </w:instrText>
        </w:r>
        <w:r>
          <w:rPr>
            <w:noProof/>
            <w:webHidden/>
          </w:rPr>
        </w:r>
        <w:r>
          <w:rPr>
            <w:noProof/>
            <w:webHidden/>
          </w:rPr>
          <w:fldChar w:fldCharType="separate"/>
        </w:r>
        <w:r w:rsidR="00ED07C5">
          <w:rPr>
            <w:noProof/>
            <w:webHidden/>
          </w:rPr>
          <w:t>14</w:t>
        </w:r>
        <w:r>
          <w:rPr>
            <w:noProof/>
            <w:webHidden/>
          </w:rPr>
          <w:fldChar w:fldCharType="end"/>
        </w:r>
      </w:hyperlink>
    </w:p>
    <w:p w14:paraId="7B079D7F" w14:textId="2CEB727D"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5" w:history="1">
        <w:r w:rsidRPr="003E614B">
          <w:rPr>
            <w:rStyle w:val="Lienhypertexte"/>
            <w:noProof/>
          </w:rPr>
          <w:t>Figure 8 : Tableau récapitulatif du livrable 2</w:t>
        </w:r>
        <w:r>
          <w:rPr>
            <w:noProof/>
            <w:webHidden/>
          </w:rPr>
          <w:tab/>
        </w:r>
        <w:r>
          <w:rPr>
            <w:noProof/>
            <w:webHidden/>
          </w:rPr>
          <w:fldChar w:fldCharType="begin"/>
        </w:r>
        <w:r>
          <w:rPr>
            <w:noProof/>
            <w:webHidden/>
          </w:rPr>
          <w:instrText xml:space="preserve"> PAGEREF _Toc184835485 \h </w:instrText>
        </w:r>
        <w:r>
          <w:rPr>
            <w:noProof/>
            <w:webHidden/>
          </w:rPr>
        </w:r>
        <w:r>
          <w:rPr>
            <w:noProof/>
            <w:webHidden/>
          </w:rPr>
          <w:fldChar w:fldCharType="separate"/>
        </w:r>
        <w:r w:rsidR="00ED07C5">
          <w:rPr>
            <w:noProof/>
            <w:webHidden/>
          </w:rPr>
          <w:t>15</w:t>
        </w:r>
        <w:r>
          <w:rPr>
            <w:noProof/>
            <w:webHidden/>
          </w:rPr>
          <w:fldChar w:fldCharType="end"/>
        </w:r>
      </w:hyperlink>
    </w:p>
    <w:p w14:paraId="6E321455" w14:textId="4B0793AE"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6" w:history="1">
        <w:r w:rsidRPr="003E614B">
          <w:rPr>
            <w:rStyle w:val="Lienhypertexte"/>
            <w:noProof/>
          </w:rPr>
          <w:t>Figure 9 : Schéma du livrable 3</w:t>
        </w:r>
        <w:r>
          <w:rPr>
            <w:noProof/>
            <w:webHidden/>
          </w:rPr>
          <w:tab/>
        </w:r>
        <w:r>
          <w:rPr>
            <w:noProof/>
            <w:webHidden/>
          </w:rPr>
          <w:fldChar w:fldCharType="begin"/>
        </w:r>
        <w:r>
          <w:rPr>
            <w:noProof/>
            <w:webHidden/>
          </w:rPr>
          <w:instrText xml:space="preserve"> PAGEREF _Toc184835486 \h </w:instrText>
        </w:r>
        <w:r>
          <w:rPr>
            <w:noProof/>
            <w:webHidden/>
          </w:rPr>
        </w:r>
        <w:r>
          <w:rPr>
            <w:noProof/>
            <w:webHidden/>
          </w:rPr>
          <w:fldChar w:fldCharType="separate"/>
        </w:r>
        <w:r w:rsidR="00ED07C5">
          <w:rPr>
            <w:noProof/>
            <w:webHidden/>
          </w:rPr>
          <w:t>16</w:t>
        </w:r>
        <w:r>
          <w:rPr>
            <w:noProof/>
            <w:webHidden/>
          </w:rPr>
          <w:fldChar w:fldCharType="end"/>
        </w:r>
      </w:hyperlink>
    </w:p>
    <w:p w14:paraId="1243032F" w14:textId="6F586BAE"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7" w:history="1">
        <w:r w:rsidRPr="003E614B">
          <w:rPr>
            <w:rStyle w:val="Lienhypertexte"/>
            <w:noProof/>
          </w:rPr>
          <w:t>Figure 10 : Tableau récapitulatif du livrable 3</w:t>
        </w:r>
        <w:r>
          <w:rPr>
            <w:noProof/>
            <w:webHidden/>
          </w:rPr>
          <w:tab/>
        </w:r>
        <w:r>
          <w:rPr>
            <w:noProof/>
            <w:webHidden/>
          </w:rPr>
          <w:fldChar w:fldCharType="begin"/>
        </w:r>
        <w:r>
          <w:rPr>
            <w:noProof/>
            <w:webHidden/>
          </w:rPr>
          <w:instrText xml:space="preserve"> PAGEREF _Toc184835487 \h </w:instrText>
        </w:r>
        <w:r>
          <w:rPr>
            <w:noProof/>
            <w:webHidden/>
          </w:rPr>
        </w:r>
        <w:r>
          <w:rPr>
            <w:noProof/>
            <w:webHidden/>
          </w:rPr>
          <w:fldChar w:fldCharType="separate"/>
        </w:r>
        <w:r w:rsidR="00ED07C5">
          <w:rPr>
            <w:noProof/>
            <w:webHidden/>
          </w:rPr>
          <w:t>16</w:t>
        </w:r>
        <w:r>
          <w:rPr>
            <w:noProof/>
            <w:webHidden/>
          </w:rPr>
          <w:fldChar w:fldCharType="end"/>
        </w:r>
      </w:hyperlink>
    </w:p>
    <w:p w14:paraId="2FDDD0C2" w14:textId="4E5A94F1"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8" w:history="1">
        <w:r w:rsidRPr="003E614B">
          <w:rPr>
            <w:rStyle w:val="Lienhypertexte"/>
            <w:noProof/>
          </w:rPr>
          <w:t>Figure 11 : Schéma du livrable 4</w:t>
        </w:r>
        <w:r>
          <w:rPr>
            <w:noProof/>
            <w:webHidden/>
          </w:rPr>
          <w:tab/>
        </w:r>
        <w:r>
          <w:rPr>
            <w:noProof/>
            <w:webHidden/>
          </w:rPr>
          <w:fldChar w:fldCharType="begin"/>
        </w:r>
        <w:r>
          <w:rPr>
            <w:noProof/>
            <w:webHidden/>
          </w:rPr>
          <w:instrText xml:space="preserve"> PAGEREF _Toc184835488 \h </w:instrText>
        </w:r>
        <w:r>
          <w:rPr>
            <w:noProof/>
            <w:webHidden/>
          </w:rPr>
        </w:r>
        <w:r>
          <w:rPr>
            <w:noProof/>
            <w:webHidden/>
          </w:rPr>
          <w:fldChar w:fldCharType="separate"/>
        </w:r>
        <w:r w:rsidR="00ED07C5">
          <w:rPr>
            <w:noProof/>
            <w:webHidden/>
          </w:rPr>
          <w:t>17</w:t>
        </w:r>
        <w:r>
          <w:rPr>
            <w:noProof/>
            <w:webHidden/>
          </w:rPr>
          <w:fldChar w:fldCharType="end"/>
        </w:r>
      </w:hyperlink>
    </w:p>
    <w:p w14:paraId="6B9E5C2B" w14:textId="1372C02A"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89" w:history="1">
        <w:r w:rsidRPr="003E614B">
          <w:rPr>
            <w:rStyle w:val="Lienhypertexte"/>
            <w:noProof/>
          </w:rPr>
          <w:t>Figure 12 : Tableau récapitulatif du livrable 4</w:t>
        </w:r>
        <w:r>
          <w:rPr>
            <w:noProof/>
            <w:webHidden/>
          </w:rPr>
          <w:tab/>
        </w:r>
        <w:r>
          <w:rPr>
            <w:noProof/>
            <w:webHidden/>
          </w:rPr>
          <w:fldChar w:fldCharType="begin"/>
        </w:r>
        <w:r>
          <w:rPr>
            <w:noProof/>
            <w:webHidden/>
          </w:rPr>
          <w:instrText xml:space="preserve"> PAGEREF _Toc184835489 \h </w:instrText>
        </w:r>
        <w:r>
          <w:rPr>
            <w:noProof/>
            <w:webHidden/>
          </w:rPr>
        </w:r>
        <w:r>
          <w:rPr>
            <w:noProof/>
            <w:webHidden/>
          </w:rPr>
          <w:fldChar w:fldCharType="separate"/>
        </w:r>
        <w:r w:rsidR="00ED07C5">
          <w:rPr>
            <w:noProof/>
            <w:webHidden/>
          </w:rPr>
          <w:t>18</w:t>
        </w:r>
        <w:r>
          <w:rPr>
            <w:noProof/>
            <w:webHidden/>
          </w:rPr>
          <w:fldChar w:fldCharType="end"/>
        </w:r>
      </w:hyperlink>
    </w:p>
    <w:p w14:paraId="3542D894" w14:textId="7FCCE1C4" w:rsidR="00183CE1" w:rsidRDefault="00183CE1">
      <w:pPr>
        <w:pStyle w:val="Tabledesillustrations"/>
        <w:tabs>
          <w:tab w:val="right" w:leader="dot" w:pos="9016"/>
        </w:tabs>
        <w:rPr>
          <w:rFonts w:eastAsiaTheme="minorEastAsia" w:cstheme="minorBidi"/>
          <w:noProof/>
          <w:kern w:val="2"/>
          <w:sz w:val="24"/>
          <w:szCs w:val="24"/>
          <w:lang w:eastAsia="en-GB"/>
          <w14:ligatures w14:val="standardContextual"/>
        </w:rPr>
      </w:pPr>
      <w:hyperlink w:anchor="_Toc184835490" w:history="1">
        <w:r w:rsidRPr="003E614B">
          <w:rPr>
            <w:rStyle w:val="Lienhypertexte"/>
            <w:noProof/>
          </w:rPr>
          <w:t>Figure 13 : Tableau des risques</w:t>
        </w:r>
        <w:r>
          <w:rPr>
            <w:noProof/>
            <w:webHidden/>
          </w:rPr>
          <w:tab/>
        </w:r>
        <w:r>
          <w:rPr>
            <w:noProof/>
            <w:webHidden/>
          </w:rPr>
          <w:fldChar w:fldCharType="begin"/>
        </w:r>
        <w:r>
          <w:rPr>
            <w:noProof/>
            <w:webHidden/>
          </w:rPr>
          <w:instrText xml:space="preserve"> PAGEREF _Toc184835490 \h </w:instrText>
        </w:r>
        <w:r>
          <w:rPr>
            <w:noProof/>
            <w:webHidden/>
          </w:rPr>
        </w:r>
        <w:r>
          <w:rPr>
            <w:noProof/>
            <w:webHidden/>
          </w:rPr>
          <w:fldChar w:fldCharType="separate"/>
        </w:r>
        <w:r w:rsidR="00ED07C5">
          <w:rPr>
            <w:noProof/>
            <w:webHidden/>
          </w:rPr>
          <w:t>20</w:t>
        </w:r>
        <w:r>
          <w:rPr>
            <w:noProof/>
            <w:webHidden/>
          </w:rPr>
          <w:fldChar w:fldCharType="end"/>
        </w:r>
      </w:hyperlink>
    </w:p>
    <w:p w14:paraId="7CADB360" w14:textId="607B8273" w:rsidR="00A82BF3" w:rsidRPr="00A82BF3" w:rsidRDefault="00A82BF3" w:rsidP="00A82BF3">
      <w:r>
        <w:fldChar w:fldCharType="end"/>
      </w:r>
    </w:p>
    <w:p w14:paraId="0C49AE75" w14:textId="646F0733" w:rsidR="7CE17355" w:rsidRPr="004C2C3C" w:rsidRDefault="7CE17355">
      <w:r w:rsidRPr="004C2C3C">
        <w:br w:type="page"/>
      </w:r>
    </w:p>
    <w:p w14:paraId="27A60B27" w14:textId="6B09E407" w:rsidR="008628BB" w:rsidRPr="004C2C3C" w:rsidRDefault="25A214DA" w:rsidP="00913225">
      <w:pPr>
        <w:pStyle w:val="Titre1"/>
      </w:pPr>
      <w:bookmarkStart w:id="54" w:name="_Références_bibliographiques"/>
      <w:bookmarkStart w:id="55" w:name="_Toc184560154"/>
      <w:bookmarkStart w:id="56" w:name="_Toc184567639"/>
      <w:bookmarkStart w:id="57" w:name="_Toc184661135"/>
      <w:bookmarkStart w:id="58" w:name="_Toc184845349"/>
      <w:bookmarkEnd w:id="54"/>
      <w:r w:rsidRPr="004C2C3C">
        <w:lastRenderedPageBreak/>
        <w:t>R</w:t>
      </w:r>
      <w:r w:rsidR="0A91CCCA" w:rsidRPr="004C2C3C">
        <w:t>éférences bibliographiques</w:t>
      </w:r>
      <w:bookmarkEnd w:id="55"/>
      <w:bookmarkEnd w:id="56"/>
      <w:bookmarkEnd w:id="57"/>
      <w:bookmarkEnd w:id="58"/>
    </w:p>
    <w:p w14:paraId="16AE4C08" w14:textId="3FA95B54" w:rsidR="00200DC3" w:rsidRDefault="00DE705D" w:rsidP="00200DC3">
      <w:pPr>
        <w:rPr>
          <w:lang w:val="en-GB"/>
        </w:rPr>
      </w:pPr>
      <w:r w:rsidRPr="009B515B">
        <w:rPr>
          <w:lang w:val="en-US"/>
        </w:rPr>
        <w:t xml:space="preserve">[1] </w:t>
      </w:r>
      <w:r w:rsidRPr="00DE705D">
        <w:rPr>
          <w:b/>
          <w:bCs/>
          <w:lang w:val="en-GB"/>
        </w:rPr>
        <w:t>“Extract-transform-load.”</w:t>
      </w:r>
      <w:r w:rsidRPr="00DE705D">
        <w:rPr>
          <w:lang w:val="en-GB"/>
        </w:rPr>
        <w:t xml:space="preserve"> </w:t>
      </w:r>
      <w:r w:rsidRPr="00DE705D">
        <w:rPr>
          <w:i/>
          <w:iCs/>
          <w:lang w:val="en-GB"/>
        </w:rPr>
        <w:t>Wikipédia</w:t>
      </w:r>
      <w:r w:rsidRPr="00DE705D">
        <w:rPr>
          <w:lang w:val="en-GB"/>
        </w:rPr>
        <w:t xml:space="preserve">, Wikimedia Foundation, 11 déc. 2024, </w:t>
      </w:r>
      <w:hyperlink r:id="rId28" w:history="1">
        <w:r w:rsidRPr="00DE705D">
          <w:rPr>
            <w:rStyle w:val="Lienhypertexte"/>
            <w:lang w:val="en-GB"/>
          </w:rPr>
          <w:t>https://fr.wikipedia.org/wiki/Extract-transform-load</w:t>
        </w:r>
      </w:hyperlink>
      <w:r w:rsidRPr="00DE705D">
        <w:rPr>
          <w:lang w:val="en-GB"/>
        </w:rPr>
        <w:t>.</w:t>
      </w:r>
    </w:p>
    <w:p w14:paraId="15B9B8EE" w14:textId="01E4953B" w:rsidR="00DE705D" w:rsidRPr="004C2C3C" w:rsidRDefault="00DE705D" w:rsidP="00200DC3">
      <w:r>
        <w:rPr>
          <w:lang w:val="en-GB"/>
        </w:rPr>
        <w:t xml:space="preserve">[2] </w:t>
      </w:r>
      <w:r w:rsidRPr="00DE705D">
        <w:rPr>
          <w:b/>
          <w:bCs/>
          <w:lang w:val="en-GB"/>
        </w:rPr>
        <w:t>Alnoukari, Mouhib.</w:t>
      </w:r>
      <w:r w:rsidRPr="00DE705D">
        <w:rPr>
          <w:lang w:val="en-GB"/>
        </w:rPr>
        <w:t xml:space="preserve"> “Business Intelligence and Data Mining.” </w:t>
      </w:r>
      <w:r w:rsidRPr="00DE705D">
        <w:rPr>
          <w:i/>
          <w:iCs/>
          <w:lang w:val="en-GB"/>
        </w:rPr>
        <w:t>International Journal of Information and Communication Technology Research</w:t>
      </w:r>
      <w:r w:rsidRPr="00DE705D">
        <w:rPr>
          <w:lang w:val="en-GB"/>
        </w:rPr>
        <w:t xml:space="preserve">, vol. 2, no. 2, 2011, pp. 53-59. </w:t>
      </w:r>
      <w:r w:rsidRPr="009B515B">
        <w:t xml:space="preserve">ScienceDirect, </w:t>
      </w:r>
      <w:hyperlink r:id="rId29" w:history="1">
        <w:r w:rsidRPr="009B515B">
          <w:rPr>
            <w:rStyle w:val="Lienhypertexte"/>
          </w:rPr>
          <w:t>https://www.sciencedirect.com/science/article/pii/S131915781100019X</w:t>
        </w:r>
      </w:hyperlink>
      <w:r w:rsidRPr="009B515B">
        <w:t>.</w:t>
      </w:r>
    </w:p>
    <w:p w14:paraId="33B55842" w14:textId="2F8C2D74" w:rsidR="002A7A7B" w:rsidRDefault="00874E87" w:rsidP="008C0A19">
      <w:pPr>
        <w:pStyle w:val="Bibliographie"/>
      </w:pPr>
      <w:r w:rsidRPr="004C2C3C">
        <w:t>[</w:t>
      </w:r>
      <w:r w:rsidR="00DE705D">
        <w:t>3</w:t>
      </w:r>
      <w:r w:rsidRPr="004C2C3C">
        <w:t xml:space="preserve">] </w:t>
      </w:r>
      <w:r w:rsidRPr="00B902B5">
        <w:rPr>
          <w:b/>
        </w:rPr>
        <w:t>Primever.</w:t>
      </w:r>
      <w:r w:rsidRPr="004C2C3C">
        <w:t xml:space="preserve"> “Qui sommes-nous ?” </w:t>
      </w:r>
      <w:r w:rsidRPr="00B902B5">
        <w:rPr>
          <w:i/>
        </w:rPr>
        <w:t>Primever.</w:t>
      </w:r>
      <w:r w:rsidRPr="004C2C3C">
        <w:t xml:space="preserve"> </w:t>
      </w:r>
      <w:hyperlink r:id="rId30" w:history="1">
        <w:r w:rsidRPr="004C2C3C">
          <w:rPr>
            <w:rStyle w:val="Lienhypertexte"/>
          </w:rPr>
          <w:t>https://www.primever.com/groupe/qui-sommes-nous/</w:t>
        </w:r>
      </w:hyperlink>
      <w:r w:rsidRPr="004C2C3C">
        <w:t>. Consulté le 25 novembre 2024.</w:t>
      </w:r>
    </w:p>
    <w:p w14:paraId="4AD9FC55" w14:textId="55554895" w:rsidR="00183CE1" w:rsidRPr="002A726D" w:rsidRDefault="00183CE1" w:rsidP="00183CE1">
      <w:r w:rsidRPr="004C2C3C">
        <w:t>[</w:t>
      </w:r>
      <w:r w:rsidR="00DE705D">
        <w:t>4</w:t>
      </w:r>
      <w:r w:rsidRPr="004C2C3C">
        <w:t xml:space="preserve">] </w:t>
      </w:r>
      <w:r w:rsidRPr="004C2C3C">
        <w:rPr>
          <w:b/>
        </w:rPr>
        <w:t>Les Cahiers de l’Innovation.</w:t>
      </w:r>
      <w:r w:rsidRPr="004C2C3C">
        <w:t xml:space="preserve"> “La méthode AMDEC : Analyse des risques.” </w:t>
      </w:r>
      <w:r w:rsidRPr="004C2C3C">
        <w:rPr>
          <w:i/>
          <w:iCs/>
        </w:rPr>
        <w:t>Les Cahiers de l’Innovation.</w:t>
      </w:r>
      <w:r w:rsidRPr="004C2C3C">
        <w:t xml:space="preserve"> </w:t>
      </w:r>
      <w:hyperlink r:id="rId31" w:history="1">
        <w:r w:rsidRPr="004C2C3C">
          <w:rPr>
            <w:rStyle w:val="Lienhypertexte"/>
          </w:rPr>
          <w:t>https://www.lescahiersdelinnovation.com/la-methode-amdec-analyse-des-risques/</w:t>
        </w:r>
      </w:hyperlink>
      <w:r w:rsidRPr="004C2C3C">
        <w:t>. Consulté le 25 novembre 2024.</w:t>
      </w:r>
    </w:p>
    <w:p w14:paraId="5A4238A8" w14:textId="5DF89A70" w:rsidR="00183CE1" w:rsidRPr="004C2C3C" w:rsidRDefault="00183CE1" w:rsidP="00DE705D">
      <w:pPr>
        <w:pStyle w:val="Bibliographie"/>
        <w:ind w:left="0" w:firstLine="0"/>
      </w:pPr>
      <w:r w:rsidRPr="004C2C3C">
        <w:t xml:space="preserve"> </w:t>
      </w:r>
    </w:p>
    <w:p w14:paraId="1190530C" w14:textId="77777777" w:rsidR="00183CE1" w:rsidRDefault="00183CE1" w:rsidP="00183CE1"/>
    <w:p w14:paraId="779A4222" w14:textId="77777777" w:rsidR="00183CE1" w:rsidRPr="00183CE1" w:rsidRDefault="00183CE1" w:rsidP="00183CE1"/>
    <w:p w14:paraId="63B20CEC" w14:textId="2980C235" w:rsidR="00206CD0" w:rsidRPr="004C2C3C" w:rsidRDefault="00206CD0" w:rsidP="00206CD0"/>
    <w:p w14:paraId="1C37200C" w14:textId="56D9651B" w:rsidR="007867F1" w:rsidRPr="004C2C3C" w:rsidRDefault="007867F1" w:rsidP="007867F1"/>
    <w:sectPr w:rsidR="007867F1" w:rsidRPr="004C2C3C" w:rsidSect="0033315B">
      <w:headerReference w:type="firs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130D4" w14:textId="77777777" w:rsidR="00B97844" w:rsidRDefault="00B97844" w:rsidP="00706ED5">
      <w:r>
        <w:separator/>
      </w:r>
    </w:p>
  </w:endnote>
  <w:endnote w:type="continuationSeparator" w:id="0">
    <w:p w14:paraId="2F161040" w14:textId="77777777" w:rsidR="00B97844" w:rsidRDefault="00B97844" w:rsidP="00706ED5">
      <w:r>
        <w:continuationSeparator/>
      </w:r>
    </w:p>
  </w:endnote>
  <w:endnote w:type="continuationNotice" w:id="1">
    <w:p w14:paraId="79C0D9C8" w14:textId="77777777" w:rsidR="00B97844" w:rsidRDefault="00B97844" w:rsidP="00706E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Sans-Serif">
    <w:panose1 w:val="020B0604020202020204"/>
    <w:charset w:val="00"/>
    <w:family w:val="roman"/>
    <w:notTrueType/>
    <w:pitch w:val="default"/>
  </w:font>
  <w:font w:name="Arial,Sans-Serif">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526169868"/>
      <w:docPartObj>
        <w:docPartGallery w:val="Page Numbers (Bottom of Page)"/>
        <w:docPartUnique/>
      </w:docPartObj>
    </w:sdtPr>
    <w:sdtContent>
      <w:p w14:paraId="0B80F83D" w14:textId="7A6CAE73" w:rsidR="0033315B" w:rsidRDefault="0033315B" w:rsidP="0033315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EE2BD31" w14:textId="77777777" w:rsidR="0033315B" w:rsidRDefault="0033315B" w:rsidP="0033315B">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927841113"/>
      <w:docPartObj>
        <w:docPartGallery w:val="Page Numbers (Bottom of Page)"/>
        <w:docPartUnique/>
      </w:docPartObj>
    </w:sdtPr>
    <w:sdtContent>
      <w:p w14:paraId="35595397" w14:textId="759EE066" w:rsidR="0033315B" w:rsidRDefault="0033315B" w:rsidP="0033315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tbl>
    <w:tblPr>
      <w:tblW w:w="0" w:type="auto"/>
      <w:tblLayout w:type="fixed"/>
      <w:tblLook w:val="06A0" w:firstRow="1" w:lastRow="0" w:firstColumn="1" w:lastColumn="0" w:noHBand="1" w:noVBand="1"/>
    </w:tblPr>
    <w:tblGrid>
      <w:gridCol w:w="3005"/>
      <w:gridCol w:w="3005"/>
      <w:gridCol w:w="3005"/>
    </w:tblGrid>
    <w:tr w:rsidR="44214432" w14:paraId="045D0A60" w14:textId="77777777" w:rsidTr="44214432">
      <w:trPr>
        <w:trHeight w:val="300"/>
      </w:trPr>
      <w:tc>
        <w:tcPr>
          <w:tcW w:w="3005" w:type="dxa"/>
        </w:tcPr>
        <w:p w14:paraId="385DA4B3" w14:textId="698844AB" w:rsidR="44214432" w:rsidRDefault="44214432" w:rsidP="0033315B">
          <w:pPr>
            <w:pStyle w:val="En-tte"/>
            <w:ind w:right="360"/>
          </w:pPr>
        </w:p>
      </w:tc>
      <w:tc>
        <w:tcPr>
          <w:tcW w:w="3005" w:type="dxa"/>
        </w:tcPr>
        <w:p w14:paraId="09BF1B82" w14:textId="4C401759" w:rsidR="44214432" w:rsidRDefault="44214432" w:rsidP="00706ED5">
          <w:pPr>
            <w:pStyle w:val="En-tte"/>
          </w:pPr>
        </w:p>
      </w:tc>
      <w:tc>
        <w:tcPr>
          <w:tcW w:w="3005" w:type="dxa"/>
        </w:tcPr>
        <w:p w14:paraId="103574EE" w14:textId="5760BDAC" w:rsidR="44214432" w:rsidRDefault="44214432" w:rsidP="00706ED5">
          <w:pPr>
            <w:pStyle w:val="En-tte"/>
          </w:pPr>
        </w:p>
      </w:tc>
    </w:tr>
  </w:tbl>
  <w:p w14:paraId="7D3CD048" w14:textId="4E9E5493" w:rsidR="002A7A7B" w:rsidRDefault="00EA0E12" w:rsidP="00706ED5">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B7656" w14:textId="77777777" w:rsidR="0033315B" w:rsidRDefault="0033315B" w:rsidP="0033315B">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A7893" w14:textId="77777777" w:rsidR="00B97844" w:rsidRDefault="00B97844" w:rsidP="00706ED5">
      <w:r>
        <w:separator/>
      </w:r>
    </w:p>
  </w:footnote>
  <w:footnote w:type="continuationSeparator" w:id="0">
    <w:p w14:paraId="136A44EE" w14:textId="77777777" w:rsidR="00B97844" w:rsidRDefault="00B97844" w:rsidP="00706ED5">
      <w:r>
        <w:continuationSeparator/>
      </w:r>
    </w:p>
  </w:footnote>
  <w:footnote w:type="continuationNotice" w:id="1">
    <w:p w14:paraId="17F4B8B5" w14:textId="77777777" w:rsidR="00B97844" w:rsidRDefault="00B97844" w:rsidP="00706E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4214432" w14:paraId="4D7D5973" w14:textId="77777777" w:rsidTr="44214432">
      <w:trPr>
        <w:trHeight w:val="300"/>
      </w:trPr>
      <w:tc>
        <w:tcPr>
          <w:tcW w:w="3005" w:type="dxa"/>
        </w:tcPr>
        <w:p w14:paraId="11AF9616" w14:textId="6AF9E76C" w:rsidR="44214432" w:rsidRDefault="44214432" w:rsidP="00706ED5">
          <w:pPr>
            <w:pStyle w:val="En-tte"/>
          </w:pPr>
        </w:p>
      </w:tc>
      <w:tc>
        <w:tcPr>
          <w:tcW w:w="3005" w:type="dxa"/>
        </w:tcPr>
        <w:p w14:paraId="7483E639" w14:textId="262963A1" w:rsidR="44214432" w:rsidRDefault="44214432" w:rsidP="00706ED5">
          <w:pPr>
            <w:pStyle w:val="En-tte"/>
          </w:pPr>
        </w:p>
      </w:tc>
      <w:tc>
        <w:tcPr>
          <w:tcW w:w="3005" w:type="dxa"/>
        </w:tcPr>
        <w:p w14:paraId="4514D462" w14:textId="1DA51C17" w:rsidR="44214432" w:rsidRDefault="44214432" w:rsidP="00706ED5">
          <w:pPr>
            <w:pStyle w:val="En-tte"/>
          </w:pPr>
        </w:p>
      </w:tc>
    </w:tr>
  </w:tbl>
  <w:p w14:paraId="364B1042" w14:textId="4EAE19E8" w:rsidR="002A7A7B" w:rsidRDefault="002A7A7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9C63A0C" w14:paraId="50662F08" w14:textId="77777777" w:rsidTr="39C63A0C">
      <w:trPr>
        <w:trHeight w:val="300"/>
      </w:trPr>
      <w:tc>
        <w:tcPr>
          <w:tcW w:w="3005" w:type="dxa"/>
        </w:tcPr>
        <w:p w14:paraId="6F704421" w14:textId="7842EECF" w:rsidR="39C63A0C" w:rsidRDefault="39C63A0C" w:rsidP="39C63A0C">
          <w:pPr>
            <w:pStyle w:val="En-tte"/>
            <w:ind w:left="-115"/>
            <w:jc w:val="left"/>
          </w:pPr>
        </w:p>
      </w:tc>
      <w:tc>
        <w:tcPr>
          <w:tcW w:w="3005" w:type="dxa"/>
        </w:tcPr>
        <w:p w14:paraId="44E19DFC" w14:textId="0942E315" w:rsidR="39C63A0C" w:rsidRDefault="39C63A0C" w:rsidP="39C63A0C">
          <w:pPr>
            <w:pStyle w:val="En-tte"/>
            <w:jc w:val="center"/>
          </w:pPr>
        </w:p>
      </w:tc>
      <w:tc>
        <w:tcPr>
          <w:tcW w:w="3005" w:type="dxa"/>
        </w:tcPr>
        <w:p w14:paraId="50E41CBC" w14:textId="51D301E7" w:rsidR="39C63A0C" w:rsidRDefault="39C63A0C" w:rsidP="39C63A0C">
          <w:pPr>
            <w:pStyle w:val="En-tte"/>
            <w:ind w:right="-115"/>
            <w:jc w:val="right"/>
          </w:pPr>
        </w:p>
      </w:tc>
    </w:tr>
  </w:tbl>
  <w:p w14:paraId="4E4559F2" w14:textId="4BE50C33" w:rsidR="39C63A0C" w:rsidRDefault="39C63A0C" w:rsidP="39C63A0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39C63A0C" w14:paraId="64E57D57" w14:textId="77777777" w:rsidTr="39C63A0C">
      <w:trPr>
        <w:trHeight w:val="300"/>
      </w:trPr>
      <w:tc>
        <w:tcPr>
          <w:tcW w:w="4650" w:type="dxa"/>
        </w:tcPr>
        <w:p w14:paraId="3E2F7454" w14:textId="64AB482C" w:rsidR="39C63A0C" w:rsidRDefault="39C63A0C" w:rsidP="39C63A0C">
          <w:pPr>
            <w:pStyle w:val="En-tte"/>
            <w:ind w:left="-115"/>
            <w:jc w:val="left"/>
          </w:pPr>
        </w:p>
      </w:tc>
      <w:tc>
        <w:tcPr>
          <w:tcW w:w="4650" w:type="dxa"/>
        </w:tcPr>
        <w:p w14:paraId="63B934F5" w14:textId="489759A9" w:rsidR="39C63A0C" w:rsidRDefault="39C63A0C" w:rsidP="39C63A0C">
          <w:pPr>
            <w:pStyle w:val="En-tte"/>
            <w:jc w:val="center"/>
          </w:pPr>
        </w:p>
      </w:tc>
      <w:tc>
        <w:tcPr>
          <w:tcW w:w="4650" w:type="dxa"/>
        </w:tcPr>
        <w:p w14:paraId="741ADE5D" w14:textId="57FA6A80" w:rsidR="39C63A0C" w:rsidRDefault="39C63A0C" w:rsidP="39C63A0C">
          <w:pPr>
            <w:pStyle w:val="En-tte"/>
            <w:ind w:right="-115"/>
            <w:jc w:val="right"/>
          </w:pPr>
        </w:p>
      </w:tc>
    </w:tr>
  </w:tbl>
  <w:p w14:paraId="1CF91163" w14:textId="2749B075" w:rsidR="39C63A0C" w:rsidRDefault="39C63A0C" w:rsidP="39C63A0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9C63A0C" w14:paraId="1C9FCD18" w14:textId="77777777" w:rsidTr="39C63A0C">
      <w:trPr>
        <w:trHeight w:val="300"/>
      </w:trPr>
      <w:tc>
        <w:tcPr>
          <w:tcW w:w="3005" w:type="dxa"/>
        </w:tcPr>
        <w:p w14:paraId="6DD6FAF0" w14:textId="50A0BF44" w:rsidR="39C63A0C" w:rsidRDefault="39C63A0C" w:rsidP="39C63A0C">
          <w:pPr>
            <w:pStyle w:val="En-tte"/>
            <w:ind w:left="-115"/>
            <w:jc w:val="left"/>
          </w:pPr>
        </w:p>
      </w:tc>
      <w:tc>
        <w:tcPr>
          <w:tcW w:w="3005" w:type="dxa"/>
        </w:tcPr>
        <w:p w14:paraId="0868D610" w14:textId="132DEA0A" w:rsidR="39C63A0C" w:rsidRDefault="39C63A0C" w:rsidP="39C63A0C">
          <w:pPr>
            <w:pStyle w:val="En-tte"/>
            <w:jc w:val="center"/>
          </w:pPr>
        </w:p>
      </w:tc>
      <w:tc>
        <w:tcPr>
          <w:tcW w:w="3005" w:type="dxa"/>
        </w:tcPr>
        <w:p w14:paraId="32A85C09" w14:textId="509AF96F" w:rsidR="39C63A0C" w:rsidRDefault="39C63A0C" w:rsidP="39C63A0C">
          <w:pPr>
            <w:pStyle w:val="En-tte"/>
            <w:ind w:right="-115"/>
            <w:jc w:val="right"/>
          </w:pPr>
        </w:p>
      </w:tc>
    </w:tr>
  </w:tbl>
  <w:p w14:paraId="72AD32C6" w14:textId="41D482A8" w:rsidR="39C63A0C" w:rsidRDefault="39C63A0C" w:rsidP="39C63A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3531C"/>
    <w:multiLevelType w:val="hybridMultilevel"/>
    <w:tmpl w:val="9B6871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5387B2"/>
    <w:multiLevelType w:val="hybridMultilevel"/>
    <w:tmpl w:val="40428E5C"/>
    <w:lvl w:ilvl="0" w:tplc="F4C241B8">
      <w:start w:val="1"/>
      <w:numFmt w:val="decimal"/>
      <w:lvlText w:val="%1."/>
      <w:lvlJc w:val="left"/>
      <w:pPr>
        <w:ind w:left="720" w:hanging="360"/>
      </w:pPr>
    </w:lvl>
    <w:lvl w:ilvl="1" w:tplc="87AC3DDC">
      <w:start w:val="1"/>
      <w:numFmt w:val="lowerLetter"/>
      <w:lvlText w:val="%2."/>
      <w:lvlJc w:val="left"/>
      <w:pPr>
        <w:ind w:left="1440" w:hanging="360"/>
      </w:pPr>
    </w:lvl>
    <w:lvl w:ilvl="2" w:tplc="7EECAE48">
      <w:start w:val="1"/>
      <w:numFmt w:val="lowerRoman"/>
      <w:lvlText w:val="%3."/>
      <w:lvlJc w:val="right"/>
      <w:pPr>
        <w:ind w:left="2160" w:hanging="180"/>
      </w:pPr>
    </w:lvl>
    <w:lvl w:ilvl="3" w:tplc="8732163E">
      <w:start w:val="1"/>
      <w:numFmt w:val="decimal"/>
      <w:lvlText w:val="%4."/>
      <w:lvlJc w:val="left"/>
      <w:pPr>
        <w:ind w:left="2880" w:hanging="360"/>
      </w:pPr>
    </w:lvl>
    <w:lvl w:ilvl="4" w:tplc="85E41714">
      <w:start w:val="1"/>
      <w:numFmt w:val="lowerLetter"/>
      <w:lvlText w:val="%5."/>
      <w:lvlJc w:val="left"/>
      <w:pPr>
        <w:ind w:left="3600" w:hanging="360"/>
      </w:pPr>
    </w:lvl>
    <w:lvl w:ilvl="5" w:tplc="C3227C7A">
      <w:start w:val="1"/>
      <w:numFmt w:val="lowerRoman"/>
      <w:lvlText w:val="%6."/>
      <w:lvlJc w:val="right"/>
      <w:pPr>
        <w:ind w:left="4320" w:hanging="180"/>
      </w:pPr>
    </w:lvl>
    <w:lvl w:ilvl="6" w:tplc="F4DE7D38">
      <w:start w:val="1"/>
      <w:numFmt w:val="decimal"/>
      <w:lvlText w:val="%7."/>
      <w:lvlJc w:val="left"/>
      <w:pPr>
        <w:ind w:left="5040" w:hanging="360"/>
      </w:pPr>
    </w:lvl>
    <w:lvl w:ilvl="7" w:tplc="40EE766E">
      <w:start w:val="1"/>
      <w:numFmt w:val="lowerLetter"/>
      <w:lvlText w:val="%8."/>
      <w:lvlJc w:val="left"/>
      <w:pPr>
        <w:ind w:left="5760" w:hanging="360"/>
      </w:pPr>
    </w:lvl>
    <w:lvl w:ilvl="8" w:tplc="D11EF722">
      <w:start w:val="1"/>
      <w:numFmt w:val="lowerRoman"/>
      <w:lvlText w:val="%9."/>
      <w:lvlJc w:val="right"/>
      <w:pPr>
        <w:ind w:left="6480" w:hanging="180"/>
      </w:pPr>
    </w:lvl>
  </w:abstractNum>
  <w:abstractNum w:abstractNumId="2" w15:restartNumberingAfterBreak="0">
    <w:nsid w:val="0BBA134A"/>
    <w:multiLevelType w:val="hybridMultilevel"/>
    <w:tmpl w:val="DD28F976"/>
    <w:lvl w:ilvl="0" w:tplc="D73A6D22">
      <w:start w:val="1"/>
      <w:numFmt w:val="bullet"/>
      <w:lvlText w:val=""/>
      <w:lvlJc w:val="left"/>
      <w:pPr>
        <w:ind w:left="720" w:hanging="360"/>
      </w:pPr>
      <w:rPr>
        <w:rFonts w:ascii="Symbol" w:hAnsi="Symbol" w:hint="default"/>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E681CA"/>
    <w:multiLevelType w:val="hybridMultilevel"/>
    <w:tmpl w:val="FFFFFFFF"/>
    <w:lvl w:ilvl="0" w:tplc="ADC02CC4">
      <w:start w:val="1"/>
      <w:numFmt w:val="bullet"/>
      <w:lvlText w:val=""/>
      <w:lvlJc w:val="left"/>
      <w:pPr>
        <w:ind w:left="720" w:hanging="360"/>
      </w:pPr>
      <w:rPr>
        <w:rFonts w:ascii="Symbol" w:hAnsi="Symbol" w:hint="default"/>
      </w:rPr>
    </w:lvl>
    <w:lvl w:ilvl="1" w:tplc="A69065D8">
      <w:start w:val="1"/>
      <w:numFmt w:val="bullet"/>
      <w:lvlText w:val="o"/>
      <w:lvlJc w:val="left"/>
      <w:pPr>
        <w:ind w:left="1440" w:hanging="360"/>
      </w:pPr>
      <w:rPr>
        <w:rFonts w:ascii="Courier New" w:hAnsi="Courier New" w:hint="default"/>
      </w:rPr>
    </w:lvl>
    <w:lvl w:ilvl="2" w:tplc="70BE897A">
      <w:start w:val="1"/>
      <w:numFmt w:val="bullet"/>
      <w:lvlText w:val=""/>
      <w:lvlJc w:val="left"/>
      <w:pPr>
        <w:ind w:left="2160" w:hanging="360"/>
      </w:pPr>
      <w:rPr>
        <w:rFonts w:ascii="Wingdings" w:hAnsi="Wingdings" w:hint="default"/>
      </w:rPr>
    </w:lvl>
    <w:lvl w:ilvl="3" w:tplc="77F8D956">
      <w:start w:val="1"/>
      <w:numFmt w:val="bullet"/>
      <w:lvlText w:val=""/>
      <w:lvlJc w:val="left"/>
      <w:pPr>
        <w:ind w:left="2880" w:hanging="360"/>
      </w:pPr>
      <w:rPr>
        <w:rFonts w:ascii="Symbol" w:hAnsi="Symbol" w:hint="default"/>
      </w:rPr>
    </w:lvl>
    <w:lvl w:ilvl="4" w:tplc="781402E4">
      <w:start w:val="1"/>
      <w:numFmt w:val="bullet"/>
      <w:lvlText w:val="o"/>
      <w:lvlJc w:val="left"/>
      <w:pPr>
        <w:ind w:left="3600" w:hanging="360"/>
      </w:pPr>
      <w:rPr>
        <w:rFonts w:ascii="Courier New" w:hAnsi="Courier New" w:hint="default"/>
      </w:rPr>
    </w:lvl>
    <w:lvl w:ilvl="5" w:tplc="403EE568">
      <w:start w:val="1"/>
      <w:numFmt w:val="bullet"/>
      <w:lvlText w:val=""/>
      <w:lvlJc w:val="left"/>
      <w:pPr>
        <w:ind w:left="4320" w:hanging="360"/>
      </w:pPr>
      <w:rPr>
        <w:rFonts w:ascii="Wingdings" w:hAnsi="Wingdings" w:hint="default"/>
      </w:rPr>
    </w:lvl>
    <w:lvl w:ilvl="6" w:tplc="744E6934">
      <w:start w:val="1"/>
      <w:numFmt w:val="bullet"/>
      <w:lvlText w:val=""/>
      <w:lvlJc w:val="left"/>
      <w:pPr>
        <w:ind w:left="5040" w:hanging="360"/>
      </w:pPr>
      <w:rPr>
        <w:rFonts w:ascii="Symbol" w:hAnsi="Symbol" w:hint="default"/>
      </w:rPr>
    </w:lvl>
    <w:lvl w:ilvl="7" w:tplc="7AB4C54E">
      <w:start w:val="1"/>
      <w:numFmt w:val="bullet"/>
      <w:lvlText w:val="o"/>
      <w:lvlJc w:val="left"/>
      <w:pPr>
        <w:ind w:left="5760" w:hanging="360"/>
      </w:pPr>
      <w:rPr>
        <w:rFonts w:ascii="Courier New" w:hAnsi="Courier New" w:hint="default"/>
      </w:rPr>
    </w:lvl>
    <w:lvl w:ilvl="8" w:tplc="D6F4D730">
      <w:start w:val="1"/>
      <w:numFmt w:val="bullet"/>
      <w:lvlText w:val=""/>
      <w:lvlJc w:val="left"/>
      <w:pPr>
        <w:ind w:left="6480" w:hanging="360"/>
      </w:pPr>
      <w:rPr>
        <w:rFonts w:ascii="Wingdings" w:hAnsi="Wingdings" w:hint="default"/>
      </w:rPr>
    </w:lvl>
  </w:abstractNum>
  <w:abstractNum w:abstractNumId="4" w15:restartNumberingAfterBreak="0">
    <w:nsid w:val="194001A8"/>
    <w:multiLevelType w:val="hybridMultilevel"/>
    <w:tmpl w:val="65AA9906"/>
    <w:lvl w:ilvl="0" w:tplc="154C524E">
      <w:start w:val="1"/>
      <w:numFmt w:val="bullet"/>
      <w:lvlText w:val=""/>
      <w:lvlJc w:val="left"/>
      <w:pPr>
        <w:ind w:left="720" w:hanging="360"/>
      </w:pPr>
      <w:rPr>
        <w:rFonts w:ascii="Symbol" w:hAnsi="Symbol" w:hint="default"/>
      </w:rPr>
    </w:lvl>
    <w:lvl w:ilvl="1" w:tplc="07E439C4">
      <w:start w:val="1"/>
      <w:numFmt w:val="bullet"/>
      <w:lvlText w:val="o"/>
      <w:lvlJc w:val="left"/>
      <w:pPr>
        <w:ind w:left="1440" w:hanging="360"/>
      </w:pPr>
      <w:rPr>
        <w:rFonts w:ascii="Courier New" w:hAnsi="Courier New" w:hint="default"/>
      </w:rPr>
    </w:lvl>
    <w:lvl w:ilvl="2" w:tplc="9C68DB92">
      <w:start w:val="1"/>
      <w:numFmt w:val="bullet"/>
      <w:lvlText w:val=""/>
      <w:lvlJc w:val="left"/>
      <w:pPr>
        <w:ind w:left="2160" w:hanging="360"/>
      </w:pPr>
      <w:rPr>
        <w:rFonts w:ascii="Wingdings" w:hAnsi="Wingdings" w:hint="default"/>
      </w:rPr>
    </w:lvl>
    <w:lvl w:ilvl="3" w:tplc="239C7174">
      <w:start w:val="1"/>
      <w:numFmt w:val="bullet"/>
      <w:lvlText w:val=""/>
      <w:lvlJc w:val="left"/>
      <w:pPr>
        <w:ind w:left="2880" w:hanging="360"/>
      </w:pPr>
      <w:rPr>
        <w:rFonts w:ascii="Symbol" w:hAnsi="Symbol" w:hint="default"/>
      </w:rPr>
    </w:lvl>
    <w:lvl w:ilvl="4" w:tplc="E494B01C">
      <w:start w:val="1"/>
      <w:numFmt w:val="bullet"/>
      <w:lvlText w:val="o"/>
      <w:lvlJc w:val="left"/>
      <w:pPr>
        <w:ind w:left="3600" w:hanging="360"/>
      </w:pPr>
      <w:rPr>
        <w:rFonts w:ascii="Courier New" w:hAnsi="Courier New" w:hint="default"/>
      </w:rPr>
    </w:lvl>
    <w:lvl w:ilvl="5" w:tplc="9C76E062">
      <w:start w:val="1"/>
      <w:numFmt w:val="bullet"/>
      <w:lvlText w:val=""/>
      <w:lvlJc w:val="left"/>
      <w:pPr>
        <w:ind w:left="4320" w:hanging="360"/>
      </w:pPr>
      <w:rPr>
        <w:rFonts w:ascii="Wingdings" w:hAnsi="Wingdings" w:hint="default"/>
      </w:rPr>
    </w:lvl>
    <w:lvl w:ilvl="6" w:tplc="BF9E9370">
      <w:start w:val="1"/>
      <w:numFmt w:val="bullet"/>
      <w:lvlText w:val=""/>
      <w:lvlJc w:val="left"/>
      <w:pPr>
        <w:ind w:left="5040" w:hanging="360"/>
      </w:pPr>
      <w:rPr>
        <w:rFonts w:ascii="Symbol" w:hAnsi="Symbol" w:hint="default"/>
      </w:rPr>
    </w:lvl>
    <w:lvl w:ilvl="7" w:tplc="9D706860">
      <w:start w:val="1"/>
      <w:numFmt w:val="bullet"/>
      <w:lvlText w:val="o"/>
      <w:lvlJc w:val="left"/>
      <w:pPr>
        <w:ind w:left="5760" w:hanging="360"/>
      </w:pPr>
      <w:rPr>
        <w:rFonts w:ascii="Courier New" w:hAnsi="Courier New" w:hint="default"/>
      </w:rPr>
    </w:lvl>
    <w:lvl w:ilvl="8" w:tplc="C4BCEDBE">
      <w:start w:val="1"/>
      <w:numFmt w:val="bullet"/>
      <w:lvlText w:val=""/>
      <w:lvlJc w:val="left"/>
      <w:pPr>
        <w:ind w:left="6480" w:hanging="360"/>
      </w:pPr>
      <w:rPr>
        <w:rFonts w:ascii="Wingdings" w:hAnsi="Wingdings" w:hint="default"/>
      </w:rPr>
    </w:lvl>
  </w:abstractNum>
  <w:abstractNum w:abstractNumId="5" w15:restartNumberingAfterBreak="0">
    <w:nsid w:val="1B2515CF"/>
    <w:multiLevelType w:val="hybridMultilevel"/>
    <w:tmpl w:val="8208F848"/>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FCDB77"/>
    <w:multiLevelType w:val="hybridMultilevel"/>
    <w:tmpl w:val="8640AC72"/>
    <w:lvl w:ilvl="0" w:tplc="1AFCA8AA">
      <w:start w:val="1"/>
      <w:numFmt w:val="decimal"/>
      <w:lvlText w:val="%1."/>
      <w:lvlJc w:val="left"/>
      <w:pPr>
        <w:ind w:left="720" w:hanging="360"/>
      </w:pPr>
    </w:lvl>
    <w:lvl w:ilvl="1" w:tplc="312A9060">
      <w:start w:val="1"/>
      <w:numFmt w:val="lowerLetter"/>
      <w:lvlText w:val="%2."/>
      <w:lvlJc w:val="left"/>
      <w:pPr>
        <w:ind w:left="1440" w:hanging="360"/>
      </w:pPr>
    </w:lvl>
    <w:lvl w:ilvl="2" w:tplc="46D6E32C">
      <w:start w:val="1"/>
      <w:numFmt w:val="lowerRoman"/>
      <w:lvlText w:val="%3."/>
      <w:lvlJc w:val="right"/>
      <w:pPr>
        <w:ind w:left="2160" w:hanging="180"/>
      </w:pPr>
    </w:lvl>
    <w:lvl w:ilvl="3" w:tplc="D3CCEFE8">
      <w:start w:val="1"/>
      <w:numFmt w:val="decimal"/>
      <w:lvlText w:val="%4."/>
      <w:lvlJc w:val="left"/>
      <w:pPr>
        <w:ind w:left="2880" w:hanging="360"/>
      </w:pPr>
    </w:lvl>
    <w:lvl w:ilvl="4" w:tplc="20B89C22">
      <w:start w:val="1"/>
      <w:numFmt w:val="lowerLetter"/>
      <w:lvlText w:val="%5."/>
      <w:lvlJc w:val="left"/>
      <w:pPr>
        <w:ind w:left="3600" w:hanging="360"/>
      </w:pPr>
    </w:lvl>
    <w:lvl w:ilvl="5" w:tplc="523C443C">
      <w:start w:val="1"/>
      <w:numFmt w:val="lowerRoman"/>
      <w:lvlText w:val="%6."/>
      <w:lvlJc w:val="right"/>
      <w:pPr>
        <w:ind w:left="4320" w:hanging="180"/>
      </w:pPr>
    </w:lvl>
    <w:lvl w:ilvl="6" w:tplc="04743918">
      <w:start w:val="1"/>
      <w:numFmt w:val="decimal"/>
      <w:lvlText w:val="%7."/>
      <w:lvlJc w:val="left"/>
      <w:pPr>
        <w:ind w:left="5040" w:hanging="360"/>
      </w:pPr>
    </w:lvl>
    <w:lvl w:ilvl="7" w:tplc="A790DE7C">
      <w:start w:val="1"/>
      <w:numFmt w:val="lowerLetter"/>
      <w:lvlText w:val="%8."/>
      <w:lvlJc w:val="left"/>
      <w:pPr>
        <w:ind w:left="5760" w:hanging="360"/>
      </w:pPr>
    </w:lvl>
    <w:lvl w:ilvl="8" w:tplc="C096AD2E">
      <w:start w:val="1"/>
      <w:numFmt w:val="lowerRoman"/>
      <w:lvlText w:val="%9."/>
      <w:lvlJc w:val="right"/>
      <w:pPr>
        <w:ind w:left="6480" w:hanging="180"/>
      </w:pPr>
    </w:lvl>
  </w:abstractNum>
  <w:abstractNum w:abstractNumId="7" w15:restartNumberingAfterBreak="0">
    <w:nsid w:val="1F7B6044"/>
    <w:multiLevelType w:val="hybridMultilevel"/>
    <w:tmpl w:val="4056B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6E9578"/>
    <w:multiLevelType w:val="hybridMultilevel"/>
    <w:tmpl w:val="FFFFFFFF"/>
    <w:lvl w:ilvl="0" w:tplc="CD468FDC">
      <w:start w:val="1"/>
      <w:numFmt w:val="bullet"/>
      <w:lvlText w:val=""/>
      <w:lvlJc w:val="left"/>
      <w:pPr>
        <w:ind w:left="720" w:hanging="360"/>
      </w:pPr>
      <w:rPr>
        <w:rFonts w:ascii="Symbol" w:hAnsi="Symbol" w:hint="default"/>
      </w:rPr>
    </w:lvl>
    <w:lvl w:ilvl="1" w:tplc="6A722640">
      <w:start w:val="1"/>
      <w:numFmt w:val="bullet"/>
      <w:lvlText w:val="o"/>
      <w:lvlJc w:val="left"/>
      <w:pPr>
        <w:ind w:left="1440" w:hanging="360"/>
      </w:pPr>
      <w:rPr>
        <w:rFonts w:ascii="Courier New" w:hAnsi="Courier New" w:hint="default"/>
      </w:rPr>
    </w:lvl>
    <w:lvl w:ilvl="2" w:tplc="DB9C9DA2">
      <w:start w:val="1"/>
      <w:numFmt w:val="bullet"/>
      <w:lvlText w:val=""/>
      <w:lvlJc w:val="left"/>
      <w:pPr>
        <w:ind w:left="2160" w:hanging="360"/>
      </w:pPr>
      <w:rPr>
        <w:rFonts w:ascii="Wingdings" w:hAnsi="Wingdings" w:hint="default"/>
      </w:rPr>
    </w:lvl>
    <w:lvl w:ilvl="3" w:tplc="F77C133A">
      <w:start w:val="1"/>
      <w:numFmt w:val="bullet"/>
      <w:lvlText w:val=""/>
      <w:lvlJc w:val="left"/>
      <w:pPr>
        <w:ind w:left="2880" w:hanging="360"/>
      </w:pPr>
      <w:rPr>
        <w:rFonts w:ascii="Symbol" w:hAnsi="Symbol" w:hint="default"/>
      </w:rPr>
    </w:lvl>
    <w:lvl w:ilvl="4" w:tplc="09A67854">
      <w:start w:val="1"/>
      <w:numFmt w:val="bullet"/>
      <w:lvlText w:val="o"/>
      <w:lvlJc w:val="left"/>
      <w:pPr>
        <w:ind w:left="3600" w:hanging="360"/>
      </w:pPr>
      <w:rPr>
        <w:rFonts w:ascii="Courier New" w:hAnsi="Courier New" w:hint="default"/>
      </w:rPr>
    </w:lvl>
    <w:lvl w:ilvl="5" w:tplc="AE404BFA">
      <w:start w:val="1"/>
      <w:numFmt w:val="bullet"/>
      <w:lvlText w:val=""/>
      <w:lvlJc w:val="left"/>
      <w:pPr>
        <w:ind w:left="4320" w:hanging="360"/>
      </w:pPr>
      <w:rPr>
        <w:rFonts w:ascii="Wingdings" w:hAnsi="Wingdings" w:hint="default"/>
      </w:rPr>
    </w:lvl>
    <w:lvl w:ilvl="6" w:tplc="49C21C2C">
      <w:start w:val="1"/>
      <w:numFmt w:val="bullet"/>
      <w:lvlText w:val=""/>
      <w:lvlJc w:val="left"/>
      <w:pPr>
        <w:ind w:left="5040" w:hanging="360"/>
      </w:pPr>
      <w:rPr>
        <w:rFonts w:ascii="Symbol" w:hAnsi="Symbol" w:hint="default"/>
      </w:rPr>
    </w:lvl>
    <w:lvl w:ilvl="7" w:tplc="19EE1C94">
      <w:start w:val="1"/>
      <w:numFmt w:val="bullet"/>
      <w:lvlText w:val="o"/>
      <w:lvlJc w:val="left"/>
      <w:pPr>
        <w:ind w:left="5760" w:hanging="360"/>
      </w:pPr>
      <w:rPr>
        <w:rFonts w:ascii="Courier New" w:hAnsi="Courier New" w:hint="default"/>
      </w:rPr>
    </w:lvl>
    <w:lvl w:ilvl="8" w:tplc="CF66207A">
      <w:start w:val="1"/>
      <w:numFmt w:val="bullet"/>
      <w:lvlText w:val=""/>
      <w:lvlJc w:val="left"/>
      <w:pPr>
        <w:ind w:left="6480" w:hanging="360"/>
      </w:pPr>
      <w:rPr>
        <w:rFonts w:ascii="Wingdings" w:hAnsi="Wingdings" w:hint="default"/>
      </w:rPr>
    </w:lvl>
  </w:abstractNum>
  <w:abstractNum w:abstractNumId="9" w15:restartNumberingAfterBreak="0">
    <w:nsid w:val="242E9063"/>
    <w:multiLevelType w:val="hybridMultilevel"/>
    <w:tmpl w:val="FFFFFFFF"/>
    <w:lvl w:ilvl="0" w:tplc="90FED0DE">
      <w:start w:val="1"/>
      <w:numFmt w:val="decimal"/>
      <w:lvlText w:val="%1."/>
      <w:lvlJc w:val="left"/>
      <w:pPr>
        <w:ind w:left="720" w:hanging="360"/>
      </w:pPr>
    </w:lvl>
    <w:lvl w:ilvl="1" w:tplc="5D90CAE0">
      <w:start w:val="1"/>
      <w:numFmt w:val="lowerLetter"/>
      <w:lvlText w:val="%2."/>
      <w:lvlJc w:val="left"/>
      <w:pPr>
        <w:ind w:left="1440" w:hanging="360"/>
      </w:pPr>
    </w:lvl>
    <w:lvl w:ilvl="2" w:tplc="71928F90">
      <w:start w:val="1"/>
      <w:numFmt w:val="lowerRoman"/>
      <w:lvlText w:val="%3."/>
      <w:lvlJc w:val="right"/>
      <w:pPr>
        <w:ind w:left="2160" w:hanging="180"/>
      </w:pPr>
    </w:lvl>
    <w:lvl w:ilvl="3" w:tplc="EA682744">
      <w:start w:val="1"/>
      <w:numFmt w:val="decimal"/>
      <w:lvlText w:val="%4."/>
      <w:lvlJc w:val="left"/>
      <w:pPr>
        <w:ind w:left="2880" w:hanging="360"/>
      </w:pPr>
    </w:lvl>
    <w:lvl w:ilvl="4" w:tplc="A2B0B2D8">
      <w:start w:val="1"/>
      <w:numFmt w:val="lowerLetter"/>
      <w:lvlText w:val="%5."/>
      <w:lvlJc w:val="left"/>
      <w:pPr>
        <w:ind w:left="3600" w:hanging="360"/>
      </w:pPr>
    </w:lvl>
    <w:lvl w:ilvl="5" w:tplc="B06C9D80">
      <w:start w:val="1"/>
      <w:numFmt w:val="lowerRoman"/>
      <w:lvlText w:val="%6."/>
      <w:lvlJc w:val="right"/>
      <w:pPr>
        <w:ind w:left="4320" w:hanging="180"/>
      </w:pPr>
    </w:lvl>
    <w:lvl w:ilvl="6" w:tplc="BEE4D198">
      <w:start w:val="1"/>
      <w:numFmt w:val="decimal"/>
      <w:lvlText w:val="%7."/>
      <w:lvlJc w:val="left"/>
      <w:pPr>
        <w:ind w:left="5040" w:hanging="360"/>
      </w:pPr>
    </w:lvl>
    <w:lvl w:ilvl="7" w:tplc="35AA0642">
      <w:start w:val="1"/>
      <w:numFmt w:val="lowerLetter"/>
      <w:lvlText w:val="%8."/>
      <w:lvlJc w:val="left"/>
      <w:pPr>
        <w:ind w:left="5760" w:hanging="360"/>
      </w:pPr>
    </w:lvl>
    <w:lvl w:ilvl="8" w:tplc="5240E4A8">
      <w:start w:val="1"/>
      <w:numFmt w:val="lowerRoman"/>
      <w:lvlText w:val="%9."/>
      <w:lvlJc w:val="right"/>
      <w:pPr>
        <w:ind w:left="6480" w:hanging="180"/>
      </w:pPr>
    </w:lvl>
  </w:abstractNum>
  <w:abstractNum w:abstractNumId="10" w15:restartNumberingAfterBreak="0">
    <w:nsid w:val="255E4AF0"/>
    <w:multiLevelType w:val="hybridMultilevel"/>
    <w:tmpl w:val="05DC1802"/>
    <w:lvl w:ilvl="0" w:tplc="92B228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039346"/>
    <w:multiLevelType w:val="hybridMultilevel"/>
    <w:tmpl w:val="B762D892"/>
    <w:lvl w:ilvl="0" w:tplc="05CA72A8">
      <w:start w:val="1"/>
      <w:numFmt w:val="decimal"/>
      <w:lvlText w:val="%1."/>
      <w:lvlJc w:val="left"/>
      <w:pPr>
        <w:ind w:left="720" w:hanging="360"/>
      </w:pPr>
    </w:lvl>
    <w:lvl w:ilvl="1" w:tplc="284A02F2">
      <w:start w:val="1"/>
      <w:numFmt w:val="lowerLetter"/>
      <w:lvlText w:val="%2."/>
      <w:lvlJc w:val="left"/>
      <w:pPr>
        <w:ind w:left="1440" w:hanging="360"/>
      </w:pPr>
    </w:lvl>
    <w:lvl w:ilvl="2" w:tplc="646042DC">
      <w:start w:val="1"/>
      <w:numFmt w:val="lowerRoman"/>
      <w:lvlText w:val="%3."/>
      <w:lvlJc w:val="right"/>
      <w:pPr>
        <w:ind w:left="2160" w:hanging="180"/>
      </w:pPr>
    </w:lvl>
    <w:lvl w:ilvl="3" w:tplc="4FE6C204">
      <w:start w:val="1"/>
      <w:numFmt w:val="decimal"/>
      <w:lvlText w:val="%4."/>
      <w:lvlJc w:val="left"/>
      <w:pPr>
        <w:ind w:left="2880" w:hanging="360"/>
      </w:pPr>
    </w:lvl>
    <w:lvl w:ilvl="4" w:tplc="D0306452">
      <w:start w:val="1"/>
      <w:numFmt w:val="lowerLetter"/>
      <w:lvlText w:val="%5."/>
      <w:lvlJc w:val="left"/>
      <w:pPr>
        <w:ind w:left="3600" w:hanging="360"/>
      </w:pPr>
    </w:lvl>
    <w:lvl w:ilvl="5" w:tplc="2C32E93A">
      <w:start w:val="1"/>
      <w:numFmt w:val="lowerRoman"/>
      <w:lvlText w:val="%6."/>
      <w:lvlJc w:val="right"/>
      <w:pPr>
        <w:ind w:left="4320" w:hanging="180"/>
      </w:pPr>
    </w:lvl>
    <w:lvl w:ilvl="6" w:tplc="F80EE052">
      <w:start w:val="1"/>
      <w:numFmt w:val="decimal"/>
      <w:lvlText w:val="%7."/>
      <w:lvlJc w:val="left"/>
      <w:pPr>
        <w:ind w:left="5040" w:hanging="360"/>
      </w:pPr>
    </w:lvl>
    <w:lvl w:ilvl="7" w:tplc="48E61E0A">
      <w:start w:val="1"/>
      <w:numFmt w:val="lowerLetter"/>
      <w:lvlText w:val="%8."/>
      <w:lvlJc w:val="left"/>
      <w:pPr>
        <w:ind w:left="5760" w:hanging="360"/>
      </w:pPr>
    </w:lvl>
    <w:lvl w:ilvl="8" w:tplc="CC323DAA">
      <w:start w:val="1"/>
      <w:numFmt w:val="lowerRoman"/>
      <w:lvlText w:val="%9."/>
      <w:lvlJc w:val="right"/>
      <w:pPr>
        <w:ind w:left="6480" w:hanging="180"/>
      </w:pPr>
    </w:lvl>
  </w:abstractNum>
  <w:abstractNum w:abstractNumId="12" w15:restartNumberingAfterBreak="0">
    <w:nsid w:val="2D244FD8"/>
    <w:multiLevelType w:val="hybridMultilevel"/>
    <w:tmpl w:val="BA18A3BC"/>
    <w:lvl w:ilvl="0" w:tplc="F35811EA">
      <w:start w:val="1"/>
      <w:numFmt w:val="decimal"/>
      <w:lvlText w:val="%1."/>
      <w:lvlJc w:val="left"/>
      <w:pPr>
        <w:ind w:left="720" w:hanging="360"/>
      </w:pPr>
    </w:lvl>
    <w:lvl w:ilvl="1" w:tplc="BDC4AC42">
      <w:start w:val="1"/>
      <w:numFmt w:val="lowerLetter"/>
      <w:lvlText w:val="%2."/>
      <w:lvlJc w:val="left"/>
      <w:pPr>
        <w:ind w:left="1440" w:hanging="360"/>
      </w:pPr>
    </w:lvl>
    <w:lvl w:ilvl="2" w:tplc="F28EC788">
      <w:start w:val="1"/>
      <w:numFmt w:val="lowerRoman"/>
      <w:lvlText w:val="%3."/>
      <w:lvlJc w:val="right"/>
      <w:pPr>
        <w:ind w:left="2160" w:hanging="180"/>
      </w:pPr>
    </w:lvl>
    <w:lvl w:ilvl="3" w:tplc="4A16A8EC">
      <w:start w:val="1"/>
      <w:numFmt w:val="decimal"/>
      <w:lvlText w:val="%4."/>
      <w:lvlJc w:val="left"/>
      <w:pPr>
        <w:ind w:left="2880" w:hanging="360"/>
      </w:pPr>
    </w:lvl>
    <w:lvl w:ilvl="4" w:tplc="EDCEAA9A">
      <w:start w:val="1"/>
      <w:numFmt w:val="lowerLetter"/>
      <w:lvlText w:val="%5."/>
      <w:lvlJc w:val="left"/>
      <w:pPr>
        <w:ind w:left="3600" w:hanging="360"/>
      </w:pPr>
    </w:lvl>
    <w:lvl w:ilvl="5" w:tplc="8BD25FBC">
      <w:start w:val="1"/>
      <w:numFmt w:val="lowerRoman"/>
      <w:lvlText w:val="%6."/>
      <w:lvlJc w:val="right"/>
      <w:pPr>
        <w:ind w:left="4320" w:hanging="180"/>
      </w:pPr>
    </w:lvl>
    <w:lvl w:ilvl="6" w:tplc="11A8C42C">
      <w:start w:val="1"/>
      <w:numFmt w:val="decimal"/>
      <w:lvlText w:val="%7."/>
      <w:lvlJc w:val="left"/>
      <w:pPr>
        <w:ind w:left="5040" w:hanging="360"/>
      </w:pPr>
    </w:lvl>
    <w:lvl w:ilvl="7" w:tplc="5C825E74">
      <w:start w:val="1"/>
      <w:numFmt w:val="lowerLetter"/>
      <w:lvlText w:val="%8."/>
      <w:lvlJc w:val="left"/>
      <w:pPr>
        <w:ind w:left="5760" w:hanging="360"/>
      </w:pPr>
    </w:lvl>
    <w:lvl w:ilvl="8" w:tplc="F616467A">
      <w:start w:val="1"/>
      <w:numFmt w:val="lowerRoman"/>
      <w:lvlText w:val="%9."/>
      <w:lvlJc w:val="right"/>
      <w:pPr>
        <w:ind w:left="6480" w:hanging="180"/>
      </w:pPr>
    </w:lvl>
  </w:abstractNum>
  <w:abstractNum w:abstractNumId="13" w15:restartNumberingAfterBreak="0">
    <w:nsid w:val="32AA6952"/>
    <w:multiLevelType w:val="hybridMultilevel"/>
    <w:tmpl w:val="105261DA"/>
    <w:lvl w:ilvl="0" w:tplc="1B086E6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AD53EF"/>
    <w:multiLevelType w:val="hybridMultilevel"/>
    <w:tmpl w:val="5728FF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45431CE"/>
    <w:multiLevelType w:val="hybridMultilevel"/>
    <w:tmpl w:val="9B0817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0B899D"/>
    <w:multiLevelType w:val="hybridMultilevel"/>
    <w:tmpl w:val="71EAB508"/>
    <w:lvl w:ilvl="0" w:tplc="9CBA14DA">
      <w:start w:val="1"/>
      <w:numFmt w:val="decimal"/>
      <w:lvlText w:val="%1."/>
      <w:lvlJc w:val="left"/>
      <w:pPr>
        <w:ind w:left="720" w:hanging="360"/>
      </w:pPr>
    </w:lvl>
    <w:lvl w:ilvl="1" w:tplc="537044B0">
      <w:start w:val="1"/>
      <w:numFmt w:val="lowerLetter"/>
      <w:lvlText w:val="%2."/>
      <w:lvlJc w:val="left"/>
      <w:pPr>
        <w:ind w:left="1440" w:hanging="360"/>
      </w:pPr>
    </w:lvl>
    <w:lvl w:ilvl="2" w:tplc="62281C06">
      <w:start w:val="1"/>
      <w:numFmt w:val="lowerRoman"/>
      <w:lvlText w:val="%3."/>
      <w:lvlJc w:val="right"/>
      <w:pPr>
        <w:ind w:left="2160" w:hanging="180"/>
      </w:pPr>
    </w:lvl>
    <w:lvl w:ilvl="3" w:tplc="76423ABE">
      <w:start w:val="1"/>
      <w:numFmt w:val="decimal"/>
      <w:lvlText w:val="%4."/>
      <w:lvlJc w:val="left"/>
      <w:pPr>
        <w:ind w:left="2880" w:hanging="360"/>
      </w:pPr>
    </w:lvl>
    <w:lvl w:ilvl="4" w:tplc="D4BE001C">
      <w:start w:val="1"/>
      <w:numFmt w:val="lowerLetter"/>
      <w:lvlText w:val="%5."/>
      <w:lvlJc w:val="left"/>
      <w:pPr>
        <w:ind w:left="3600" w:hanging="360"/>
      </w:pPr>
    </w:lvl>
    <w:lvl w:ilvl="5" w:tplc="7DE4FD38">
      <w:start w:val="1"/>
      <w:numFmt w:val="lowerRoman"/>
      <w:lvlText w:val="%6."/>
      <w:lvlJc w:val="right"/>
      <w:pPr>
        <w:ind w:left="4320" w:hanging="180"/>
      </w:pPr>
    </w:lvl>
    <w:lvl w:ilvl="6" w:tplc="0A140F3C">
      <w:start w:val="1"/>
      <w:numFmt w:val="decimal"/>
      <w:lvlText w:val="%7."/>
      <w:lvlJc w:val="left"/>
      <w:pPr>
        <w:ind w:left="5040" w:hanging="360"/>
      </w:pPr>
    </w:lvl>
    <w:lvl w:ilvl="7" w:tplc="C5DE8478">
      <w:start w:val="1"/>
      <w:numFmt w:val="lowerLetter"/>
      <w:lvlText w:val="%8."/>
      <w:lvlJc w:val="left"/>
      <w:pPr>
        <w:ind w:left="5760" w:hanging="360"/>
      </w:pPr>
    </w:lvl>
    <w:lvl w:ilvl="8" w:tplc="6CCAFF20">
      <w:start w:val="1"/>
      <w:numFmt w:val="lowerRoman"/>
      <w:lvlText w:val="%9."/>
      <w:lvlJc w:val="right"/>
      <w:pPr>
        <w:ind w:left="6480" w:hanging="180"/>
      </w:pPr>
    </w:lvl>
  </w:abstractNum>
  <w:abstractNum w:abstractNumId="17" w15:restartNumberingAfterBreak="0">
    <w:nsid w:val="3719A650"/>
    <w:multiLevelType w:val="hybridMultilevel"/>
    <w:tmpl w:val="FFFFFFFF"/>
    <w:lvl w:ilvl="0" w:tplc="F2009A28">
      <w:start w:val="1"/>
      <w:numFmt w:val="bullet"/>
      <w:lvlText w:val=""/>
      <w:lvlJc w:val="left"/>
      <w:pPr>
        <w:ind w:left="720" w:hanging="360"/>
      </w:pPr>
      <w:rPr>
        <w:rFonts w:ascii="Symbol,Sans-Serif" w:hAnsi="Symbol,Sans-Serif" w:hint="default"/>
      </w:rPr>
    </w:lvl>
    <w:lvl w:ilvl="1" w:tplc="58563940">
      <w:start w:val="1"/>
      <w:numFmt w:val="bullet"/>
      <w:lvlText w:val="o"/>
      <w:lvlJc w:val="left"/>
      <w:pPr>
        <w:ind w:left="1440" w:hanging="360"/>
      </w:pPr>
      <w:rPr>
        <w:rFonts w:ascii="Courier New" w:hAnsi="Courier New" w:hint="default"/>
      </w:rPr>
    </w:lvl>
    <w:lvl w:ilvl="2" w:tplc="B6BCEDBC">
      <w:start w:val="1"/>
      <w:numFmt w:val="bullet"/>
      <w:lvlText w:val=""/>
      <w:lvlJc w:val="left"/>
      <w:pPr>
        <w:ind w:left="2160" w:hanging="360"/>
      </w:pPr>
      <w:rPr>
        <w:rFonts w:ascii="Wingdings" w:hAnsi="Wingdings" w:hint="default"/>
      </w:rPr>
    </w:lvl>
    <w:lvl w:ilvl="3" w:tplc="09AEA02A">
      <w:start w:val="1"/>
      <w:numFmt w:val="bullet"/>
      <w:lvlText w:val=""/>
      <w:lvlJc w:val="left"/>
      <w:pPr>
        <w:ind w:left="2880" w:hanging="360"/>
      </w:pPr>
      <w:rPr>
        <w:rFonts w:ascii="Symbol" w:hAnsi="Symbol" w:hint="default"/>
      </w:rPr>
    </w:lvl>
    <w:lvl w:ilvl="4" w:tplc="D20E0224">
      <w:start w:val="1"/>
      <w:numFmt w:val="bullet"/>
      <w:lvlText w:val="o"/>
      <w:lvlJc w:val="left"/>
      <w:pPr>
        <w:ind w:left="3600" w:hanging="360"/>
      </w:pPr>
      <w:rPr>
        <w:rFonts w:ascii="Courier New" w:hAnsi="Courier New" w:hint="default"/>
      </w:rPr>
    </w:lvl>
    <w:lvl w:ilvl="5" w:tplc="7B62F33C">
      <w:start w:val="1"/>
      <w:numFmt w:val="bullet"/>
      <w:lvlText w:val=""/>
      <w:lvlJc w:val="left"/>
      <w:pPr>
        <w:ind w:left="4320" w:hanging="360"/>
      </w:pPr>
      <w:rPr>
        <w:rFonts w:ascii="Wingdings" w:hAnsi="Wingdings" w:hint="default"/>
      </w:rPr>
    </w:lvl>
    <w:lvl w:ilvl="6" w:tplc="ED84A00E">
      <w:start w:val="1"/>
      <w:numFmt w:val="bullet"/>
      <w:lvlText w:val=""/>
      <w:lvlJc w:val="left"/>
      <w:pPr>
        <w:ind w:left="5040" w:hanging="360"/>
      </w:pPr>
      <w:rPr>
        <w:rFonts w:ascii="Symbol" w:hAnsi="Symbol" w:hint="default"/>
      </w:rPr>
    </w:lvl>
    <w:lvl w:ilvl="7" w:tplc="CB8A2816">
      <w:start w:val="1"/>
      <w:numFmt w:val="bullet"/>
      <w:lvlText w:val="o"/>
      <w:lvlJc w:val="left"/>
      <w:pPr>
        <w:ind w:left="5760" w:hanging="360"/>
      </w:pPr>
      <w:rPr>
        <w:rFonts w:ascii="Courier New" w:hAnsi="Courier New" w:hint="default"/>
      </w:rPr>
    </w:lvl>
    <w:lvl w:ilvl="8" w:tplc="2786B144">
      <w:start w:val="1"/>
      <w:numFmt w:val="bullet"/>
      <w:lvlText w:val=""/>
      <w:lvlJc w:val="left"/>
      <w:pPr>
        <w:ind w:left="6480" w:hanging="360"/>
      </w:pPr>
      <w:rPr>
        <w:rFonts w:ascii="Wingdings" w:hAnsi="Wingdings" w:hint="default"/>
      </w:rPr>
    </w:lvl>
  </w:abstractNum>
  <w:abstractNum w:abstractNumId="18" w15:restartNumberingAfterBreak="0">
    <w:nsid w:val="3C1582F8"/>
    <w:multiLevelType w:val="hybridMultilevel"/>
    <w:tmpl w:val="8286E64E"/>
    <w:lvl w:ilvl="0" w:tplc="BE762C08">
      <w:start w:val="1"/>
      <w:numFmt w:val="bullet"/>
      <w:lvlText w:val=""/>
      <w:lvlJc w:val="left"/>
      <w:pPr>
        <w:ind w:left="720" w:hanging="360"/>
      </w:pPr>
      <w:rPr>
        <w:rFonts w:ascii="Symbol" w:hAnsi="Symbol" w:hint="default"/>
      </w:rPr>
    </w:lvl>
    <w:lvl w:ilvl="1" w:tplc="88F478CA">
      <w:start w:val="1"/>
      <w:numFmt w:val="bullet"/>
      <w:lvlText w:val="o"/>
      <w:lvlJc w:val="left"/>
      <w:pPr>
        <w:ind w:left="1440" w:hanging="360"/>
      </w:pPr>
      <w:rPr>
        <w:rFonts w:ascii="Courier New" w:hAnsi="Courier New" w:hint="default"/>
      </w:rPr>
    </w:lvl>
    <w:lvl w:ilvl="2" w:tplc="3B325BB8">
      <w:start w:val="1"/>
      <w:numFmt w:val="bullet"/>
      <w:lvlText w:val=""/>
      <w:lvlJc w:val="left"/>
      <w:pPr>
        <w:ind w:left="2160" w:hanging="360"/>
      </w:pPr>
      <w:rPr>
        <w:rFonts w:ascii="Wingdings" w:hAnsi="Wingdings" w:hint="default"/>
      </w:rPr>
    </w:lvl>
    <w:lvl w:ilvl="3" w:tplc="103A0814">
      <w:start w:val="1"/>
      <w:numFmt w:val="bullet"/>
      <w:lvlText w:val=""/>
      <w:lvlJc w:val="left"/>
      <w:pPr>
        <w:ind w:left="2880" w:hanging="360"/>
      </w:pPr>
      <w:rPr>
        <w:rFonts w:ascii="Symbol" w:hAnsi="Symbol" w:hint="default"/>
      </w:rPr>
    </w:lvl>
    <w:lvl w:ilvl="4" w:tplc="24DA1E7E">
      <w:start w:val="1"/>
      <w:numFmt w:val="bullet"/>
      <w:lvlText w:val="o"/>
      <w:lvlJc w:val="left"/>
      <w:pPr>
        <w:ind w:left="3600" w:hanging="360"/>
      </w:pPr>
      <w:rPr>
        <w:rFonts w:ascii="Courier New" w:hAnsi="Courier New" w:hint="default"/>
      </w:rPr>
    </w:lvl>
    <w:lvl w:ilvl="5" w:tplc="157A2B96">
      <w:start w:val="1"/>
      <w:numFmt w:val="bullet"/>
      <w:lvlText w:val=""/>
      <w:lvlJc w:val="left"/>
      <w:pPr>
        <w:ind w:left="4320" w:hanging="360"/>
      </w:pPr>
      <w:rPr>
        <w:rFonts w:ascii="Wingdings" w:hAnsi="Wingdings" w:hint="default"/>
      </w:rPr>
    </w:lvl>
    <w:lvl w:ilvl="6" w:tplc="9AF2E262">
      <w:start w:val="1"/>
      <w:numFmt w:val="bullet"/>
      <w:lvlText w:val=""/>
      <w:lvlJc w:val="left"/>
      <w:pPr>
        <w:ind w:left="5040" w:hanging="360"/>
      </w:pPr>
      <w:rPr>
        <w:rFonts w:ascii="Symbol" w:hAnsi="Symbol" w:hint="default"/>
      </w:rPr>
    </w:lvl>
    <w:lvl w:ilvl="7" w:tplc="674ADC9E">
      <w:start w:val="1"/>
      <w:numFmt w:val="bullet"/>
      <w:lvlText w:val="o"/>
      <w:lvlJc w:val="left"/>
      <w:pPr>
        <w:ind w:left="5760" w:hanging="360"/>
      </w:pPr>
      <w:rPr>
        <w:rFonts w:ascii="Courier New" w:hAnsi="Courier New" w:hint="default"/>
      </w:rPr>
    </w:lvl>
    <w:lvl w:ilvl="8" w:tplc="2AEE64D8">
      <w:start w:val="1"/>
      <w:numFmt w:val="bullet"/>
      <w:lvlText w:val=""/>
      <w:lvlJc w:val="left"/>
      <w:pPr>
        <w:ind w:left="6480" w:hanging="360"/>
      </w:pPr>
      <w:rPr>
        <w:rFonts w:ascii="Wingdings" w:hAnsi="Wingdings" w:hint="default"/>
      </w:rPr>
    </w:lvl>
  </w:abstractNum>
  <w:abstractNum w:abstractNumId="19" w15:restartNumberingAfterBreak="0">
    <w:nsid w:val="3CBB7F79"/>
    <w:multiLevelType w:val="hybridMultilevel"/>
    <w:tmpl w:val="170448D8"/>
    <w:lvl w:ilvl="0" w:tplc="D73A6D22">
      <w:start w:val="1"/>
      <w:numFmt w:val="bullet"/>
      <w:lvlText w:val=""/>
      <w:lvlJc w:val="left"/>
      <w:pPr>
        <w:ind w:left="720" w:hanging="360"/>
      </w:pPr>
      <w:rPr>
        <w:rFonts w:ascii="Symbol" w:hAnsi="Symbol" w:hint="default"/>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F2121B"/>
    <w:multiLevelType w:val="hybridMultilevel"/>
    <w:tmpl w:val="57027420"/>
    <w:lvl w:ilvl="0" w:tplc="5824D706">
      <w:start w:val="1"/>
      <w:numFmt w:val="decimal"/>
      <w:lvlText w:val="%1."/>
      <w:lvlJc w:val="left"/>
      <w:pPr>
        <w:ind w:left="720" w:hanging="360"/>
      </w:pPr>
    </w:lvl>
    <w:lvl w:ilvl="1" w:tplc="B316C544">
      <w:start w:val="1"/>
      <w:numFmt w:val="lowerLetter"/>
      <w:lvlText w:val="%2."/>
      <w:lvlJc w:val="left"/>
      <w:pPr>
        <w:ind w:left="1440" w:hanging="360"/>
      </w:pPr>
    </w:lvl>
    <w:lvl w:ilvl="2" w:tplc="6DACC342">
      <w:start w:val="1"/>
      <w:numFmt w:val="decimal"/>
      <w:lvlText w:val="%3."/>
      <w:lvlJc w:val="left"/>
      <w:pPr>
        <w:ind w:left="2160" w:hanging="180"/>
      </w:pPr>
    </w:lvl>
    <w:lvl w:ilvl="3" w:tplc="5A1A2086">
      <w:start w:val="1"/>
      <w:numFmt w:val="decimal"/>
      <w:lvlText w:val="%4."/>
      <w:lvlJc w:val="left"/>
      <w:pPr>
        <w:ind w:left="2880" w:hanging="360"/>
      </w:pPr>
    </w:lvl>
    <w:lvl w:ilvl="4" w:tplc="29647046">
      <w:start w:val="1"/>
      <w:numFmt w:val="lowerLetter"/>
      <w:lvlText w:val="%5."/>
      <w:lvlJc w:val="left"/>
      <w:pPr>
        <w:ind w:left="3600" w:hanging="360"/>
      </w:pPr>
    </w:lvl>
    <w:lvl w:ilvl="5" w:tplc="A5B6E85E">
      <w:start w:val="1"/>
      <w:numFmt w:val="lowerRoman"/>
      <w:lvlText w:val="%6."/>
      <w:lvlJc w:val="right"/>
      <w:pPr>
        <w:ind w:left="4320" w:hanging="180"/>
      </w:pPr>
    </w:lvl>
    <w:lvl w:ilvl="6" w:tplc="E5A8EDAE">
      <w:start w:val="1"/>
      <w:numFmt w:val="decimal"/>
      <w:lvlText w:val="%7."/>
      <w:lvlJc w:val="left"/>
      <w:pPr>
        <w:ind w:left="5040" w:hanging="360"/>
      </w:pPr>
    </w:lvl>
    <w:lvl w:ilvl="7" w:tplc="DD3855BE">
      <w:start w:val="1"/>
      <w:numFmt w:val="lowerLetter"/>
      <w:lvlText w:val="%8."/>
      <w:lvlJc w:val="left"/>
      <w:pPr>
        <w:ind w:left="5760" w:hanging="360"/>
      </w:pPr>
    </w:lvl>
    <w:lvl w:ilvl="8" w:tplc="EAECF66C">
      <w:start w:val="1"/>
      <w:numFmt w:val="lowerRoman"/>
      <w:lvlText w:val="%9."/>
      <w:lvlJc w:val="right"/>
      <w:pPr>
        <w:ind w:left="6480" w:hanging="180"/>
      </w:pPr>
    </w:lvl>
  </w:abstractNum>
  <w:abstractNum w:abstractNumId="21" w15:restartNumberingAfterBreak="0">
    <w:nsid w:val="41523776"/>
    <w:multiLevelType w:val="hybridMultilevel"/>
    <w:tmpl w:val="FFFFFFFF"/>
    <w:lvl w:ilvl="0" w:tplc="D80CC868">
      <w:start w:val="1"/>
      <w:numFmt w:val="bullet"/>
      <w:lvlText w:val=""/>
      <w:lvlJc w:val="left"/>
      <w:pPr>
        <w:ind w:left="720" w:hanging="360"/>
      </w:pPr>
      <w:rPr>
        <w:rFonts w:ascii="Symbol" w:hAnsi="Symbol" w:hint="default"/>
      </w:rPr>
    </w:lvl>
    <w:lvl w:ilvl="1" w:tplc="F17A5AA2">
      <w:start w:val="1"/>
      <w:numFmt w:val="bullet"/>
      <w:lvlText w:val="o"/>
      <w:lvlJc w:val="left"/>
      <w:pPr>
        <w:ind w:left="1440" w:hanging="360"/>
      </w:pPr>
      <w:rPr>
        <w:rFonts w:ascii="Courier New" w:hAnsi="Courier New" w:hint="default"/>
      </w:rPr>
    </w:lvl>
    <w:lvl w:ilvl="2" w:tplc="66F8C37C">
      <w:start w:val="1"/>
      <w:numFmt w:val="bullet"/>
      <w:lvlText w:val=""/>
      <w:lvlJc w:val="left"/>
      <w:pPr>
        <w:ind w:left="2160" w:hanging="360"/>
      </w:pPr>
      <w:rPr>
        <w:rFonts w:ascii="Wingdings" w:hAnsi="Wingdings" w:hint="default"/>
      </w:rPr>
    </w:lvl>
    <w:lvl w:ilvl="3" w:tplc="E01C4716">
      <w:start w:val="1"/>
      <w:numFmt w:val="bullet"/>
      <w:lvlText w:val=""/>
      <w:lvlJc w:val="left"/>
      <w:pPr>
        <w:ind w:left="2880" w:hanging="360"/>
      </w:pPr>
      <w:rPr>
        <w:rFonts w:ascii="Symbol" w:hAnsi="Symbol" w:hint="default"/>
      </w:rPr>
    </w:lvl>
    <w:lvl w:ilvl="4" w:tplc="A4A4B6DA">
      <w:start w:val="1"/>
      <w:numFmt w:val="bullet"/>
      <w:lvlText w:val="o"/>
      <w:lvlJc w:val="left"/>
      <w:pPr>
        <w:ind w:left="3600" w:hanging="360"/>
      </w:pPr>
      <w:rPr>
        <w:rFonts w:ascii="Courier New" w:hAnsi="Courier New" w:hint="default"/>
      </w:rPr>
    </w:lvl>
    <w:lvl w:ilvl="5" w:tplc="53F09370">
      <w:start w:val="1"/>
      <w:numFmt w:val="bullet"/>
      <w:lvlText w:val=""/>
      <w:lvlJc w:val="left"/>
      <w:pPr>
        <w:ind w:left="4320" w:hanging="360"/>
      </w:pPr>
      <w:rPr>
        <w:rFonts w:ascii="Wingdings" w:hAnsi="Wingdings" w:hint="default"/>
      </w:rPr>
    </w:lvl>
    <w:lvl w:ilvl="6" w:tplc="D98C5F3A">
      <w:start w:val="1"/>
      <w:numFmt w:val="bullet"/>
      <w:lvlText w:val=""/>
      <w:lvlJc w:val="left"/>
      <w:pPr>
        <w:ind w:left="5040" w:hanging="360"/>
      </w:pPr>
      <w:rPr>
        <w:rFonts w:ascii="Symbol" w:hAnsi="Symbol" w:hint="default"/>
      </w:rPr>
    </w:lvl>
    <w:lvl w:ilvl="7" w:tplc="B95A202A">
      <w:start w:val="1"/>
      <w:numFmt w:val="bullet"/>
      <w:lvlText w:val="o"/>
      <w:lvlJc w:val="left"/>
      <w:pPr>
        <w:ind w:left="5760" w:hanging="360"/>
      </w:pPr>
      <w:rPr>
        <w:rFonts w:ascii="Courier New" w:hAnsi="Courier New" w:hint="default"/>
      </w:rPr>
    </w:lvl>
    <w:lvl w:ilvl="8" w:tplc="3EB04412">
      <w:start w:val="1"/>
      <w:numFmt w:val="bullet"/>
      <w:lvlText w:val=""/>
      <w:lvlJc w:val="left"/>
      <w:pPr>
        <w:ind w:left="6480" w:hanging="360"/>
      </w:pPr>
      <w:rPr>
        <w:rFonts w:ascii="Wingdings" w:hAnsi="Wingdings" w:hint="default"/>
      </w:rPr>
    </w:lvl>
  </w:abstractNum>
  <w:abstractNum w:abstractNumId="22" w15:restartNumberingAfterBreak="0">
    <w:nsid w:val="42306D49"/>
    <w:multiLevelType w:val="hybridMultilevel"/>
    <w:tmpl w:val="FFFFFFFF"/>
    <w:lvl w:ilvl="0" w:tplc="ADA88242">
      <w:start w:val="1"/>
      <w:numFmt w:val="bullet"/>
      <w:lvlText w:val=""/>
      <w:lvlJc w:val="left"/>
      <w:pPr>
        <w:ind w:left="360" w:hanging="360"/>
      </w:pPr>
      <w:rPr>
        <w:rFonts w:ascii="Symbol" w:hAnsi="Symbol" w:hint="default"/>
      </w:rPr>
    </w:lvl>
    <w:lvl w:ilvl="1" w:tplc="B79215C4">
      <w:start w:val="1"/>
      <w:numFmt w:val="bullet"/>
      <w:lvlText w:val="o"/>
      <w:lvlJc w:val="left"/>
      <w:pPr>
        <w:ind w:left="1080" w:hanging="360"/>
      </w:pPr>
      <w:rPr>
        <w:rFonts w:ascii="Courier New" w:hAnsi="Courier New" w:hint="default"/>
      </w:rPr>
    </w:lvl>
    <w:lvl w:ilvl="2" w:tplc="3E187AAE">
      <w:start w:val="1"/>
      <w:numFmt w:val="bullet"/>
      <w:lvlText w:val=""/>
      <w:lvlJc w:val="left"/>
      <w:pPr>
        <w:ind w:left="1800" w:hanging="360"/>
      </w:pPr>
      <w:rPr>
        <w:rFonts w:ascii="Wingdings" w:hAnsi="Wingdings" w:hint="default"/>
      </w:rPr>
    </w:lvl>
    <w:lvl w:ilvl="3" w:tplc="D088A394">
      <w:start w:val="1"/>
      <w:numFmt w:val="bullet"/>
      <w:lvlText w:val=""/>
      <w:lvlJc w:val="left"/>
      <w:pPr>
        <w:ind w:left="2520" w:hanging="360"/>
      </w:pPr>
      <w:rPr>
        <w:rFonts w:ascii="Symbol" w:hAnsi="Symbol" w:hint="default"/>
      </w:rPr>
    </w:lvl>
    <w:lvl w:ilvl="4" w:tplc="DB6EC79A">
      <w:start w:val="1"/>
      <w:numFmt w:val="bullet"/>
      <w:lvlText w:val="o"/>
      <w:lvlJc w:val="left"/>
      <w:pPr>
        <w:ind w:left="3240" w:hanging="360"/>
      </w:pPr>
      <w:rPr>
        <w:rFonts w:ascii="Courier New" w:hAnsi="Courier New" w:hint="default"/>
      </w:rPr>
    </w:lvl>
    <w:lvl w:ilvl="5" w:tplc="F1F2563C">
      <w:start w:val="1"/>
      <w:numFmt w:val="bullet"/>
      <w:lvlText w:val=""/>
      <w:lvlJc w:val="left"/>
      <w:pPr>
        <w:ind w:left="3960" w:hanging="360"/>
      </w:pPr>
      <w:rPr>
        <w:rFonts w:ascii="Wingdings" w:hAnsi="Wingdings" w:hint="default"/>
      </w:rPr>
    </w:lvl>
    <w:lvl w:ilvl="6" w:tplc="C02E1EB2">
      <w:start w:val="1"/>
      <w:numFmt w:val="bullet"/>
      <w:lvlText w:val=""/>
      <w:lvlJc w:val="left"/>
      <w:pPr>
        <w:ind w:left="4680" w:hanging="360"/>
      </w:pPr>
      <w:rPr>
        <w:rFonts w:ascii="Symbol" w:hAnsi="Symbol" w:hint="default"/>
      </w:rPr>
    </w:lvl>
    <w:lvl w:ilvl="7" w:tplc="1E201928">
      <w:start w:val="1"/>
      <w:numFmt w:val="bullet"/>
      <w:lvlText w:val="o"/>
      <w:lvlJc w:val="left"/>
      <w:pPr>
        <w:ind w:left="5400" w:hanging="360"/>
      </w:pPr>
      <w:rPr>
        <w:rFonts w:ascii="Courier New" w:hAnsi="Courier New" w:hint="default"/>
      </w:rPr>
    </w:lvl>
    <w:lvl w:ilvl="8" w:tplc="71FC634C">
      <w:start w:val="1"/>
      <w:numFmt w:val="bullet"/>
      <w:lvlText w:val=""/>
      <w:lvlJc w:val="left"/>
      <w:pPr>
        <w:ind w:left="6120" w:hanging="360"/>
      </w:pPr>
      <w:rPr>
        <w:rFonts w:ascii="Wingdings" w:hAnsi="Wingdings" w:hint="default"/>
      </w:rPr>
    </w:lvl>
  </w:abstractNum>
  <w:abstractNum w:abstractNumId="23" w15:restartNumberingAfterBreak="0">
    <w:nsid w:val="46EC5124"/>
    <w:multiLevelType w:val="hybridMultilevel"/>
    <w:tmpl w:val="4FC6F086"/>
    <w:lvl w:ilvl="0" w:tplc="CB4232F0">
      <w:start w:val="1"/>
      <w:numFmt w:val="bullet"/>
      <w:lvlText w:val=""/>
      <w:lvlJc w:val="left"/>
      <w:pPr>
        <w:ind w:left="720" w:hanging="360"/>
      </w:pPr>
      <w:rPr>
        <w:rFonts w:ascii="Symbol" w:hAnsi="Symbol" w:hint="default"/>
      </w:rPr>
    </w:lvl>
    <w:lvl w:ilvl="1" w:tplc="69987318">
      <w:start w:val="1"/>
      <w:numFmt w:val="bullet"/>
      <w:lvlText w:val="o"/>
      <w:lvlJc w:val="left"/>
      <w:pPr>
        <w:ind w:left="1440" w:hanging="360"/>
      </w:pPr>
      <w:rPr>
        <w:rFonts w:ascii="Courier New" w:hAnsi="Courier New" w:hint="default"/>
      </w:rPr>
    </w:lvl>
    <w:lvl w:ilvl="2" w:tplc="C8BC75F2">
      <w:start w:val="1"/>
      <w:numFmt w:val="bullet"/>
      <w:lvlText w:val=""/>
      <w:lvlJc w:val="left"/>
      <w:pPr>
        <w:ind w:left="2160" w:hanging="360"/>
      </w:pPr>
      <w:rPr>
        <w:rFonts w:ascii="Wingdings" w:hAnsi="Wingdings" w:hint="default"/>
      </w:rPr>
    </w:lvl>
    <w:lvl w:ilvl="3" w:tplc="21EA6594">
      <w:start w:val="1"/>
      <w:numFmt w:val="bullet"/>
      <w:lvlText w:val=""/>
      <w:lvlJc w:val="left"/>
      <w:pPr>
        <w:ind w:left="2880" w:hanging="360"/>
      </w:pPr>
      <w:rPr>
        <w:rFonts w:ascii="Symbol" w:hAnsi="Symbol" w:hint="default"/>
      </w:rPr>
    </w:lvl>
    <w:lvl w:ilvl="4" w:tplc="3B8CF2B6">
      <w:start w:val="1"/>
      <w:numFmt w:val="bullet"/>
      <w:lvlText w:val="o"/>
      <w:lvlJc w:val="left"/>
      <w:pPr>
        <w:ind w:left="3600" w:hanging="360"/>
      </w:pPr>
      <w:rPr>
        <w:rFonts w:ascii="Courier New" w:hAnsi="Courier New" w:hint="default"/>
      </w:rPr>
    </w:lvl>
    <w:lvl w:ilvl="5" w:tplc="D7406162">
      <w:start w:val="1"/>
      <w:numFmt w:val="bullet"/>
      <w:lvlText w:val=""/>
      <w:lvlJc w:val="left"/>
      <w:pPr>
        <w:ind w:left="4320" w:hanging="360"/>
      </w:pPr>
      <w:rPr>
        <w:rFonts w:ascii="Wingdings" w:hAnsi="Wingdings" w:hint="default"/>
      </w:rPr>
    </w:lvl>
    <w:lvl w:ilvl="6" w:tplc="7466D578">
      <w:start w:val="1"/>
      <w:numFmt w:val="bullet"/>
      <w:lvlText w:val=""/>
      <w:lvlJc w:val="left"/>
      <w:pPr>
        <w:ind w:left="5040" w:hanging="360"/>
      </w:pPr>
      <w:rPr>
        <w:rFonts w:ascii="Symbol" w:hAnsi="Symbol" w:hint="default"/>
      </w:rPr>
    </w:lvl>
    <w:lvl w:ilvl="7" w:tplc="F26EF626">
      <w:start w:val="1"/>
      <w:numFmt w:val="bullet"/>
      <w:lvlText w:val="o"/>
      <w:lvlJc w:val="left"/>
      <w:pPr>
        <w:ind w:left="5760" w:hanging="360"/>
      </w:pPr>
      <w:rPr>
        <w:rFonts w:ascii="Courier New" w:hAnsi="Courier New" w:hint="default"/>
      </w:rPr>
    </w:lvl>
    <w:lvl w:ilvl="8" w:tplc="B82E6336">
      <w:start w:val="1"/>
      <w:numFmt w:val="bullet"/>
      <w:lvlText w:val=""/>
      <w:lvlJc w:val="left"/>
      <w:pPr>
        <w:ind w:left="6480" w:hanging="360"/>
      </w:pPr>
      <w:rPr>
        <w:rFonts w:ascii="Wingdings" w:hAnsi="Wingdings" w:hint="default"/>
      </w:rPr>
    </w:lvl>
  </w:abstractNum>
  <w:abstractNum w:abstractNumId="24" w15:restartNumberingAfterBreak="0">
    <w:nsid w:val="4708447C"/>
    <w:multiLevelType w:val="hybridMultilevel"/>
    <w:tmpl w:val="0FDE031A"/>
    <w:lvl w:ilvl="0" w:tplc="66F41140">
      <w:start w:val="1"/>
      <w:numFmt w:val="bullet"/>
      <w:lvlText w:val=""/>
      <w:lvlJc w:val="left"/>
      <w:pPr>
        <w:ind w:left="720" w:hanging="360"/>
      </w:pPr>
      <w:rPr>
        <w:rFonts w:ascii="Symbol" w:hAnsi="Symbol" w:hint="default"/>
      </w:rPr>
    </w:lvl>
    <w:lvl w:ilvl="1" w:tplc="190C34E2">
      <w:start w:val="1"/>
      <w:numFmt w:val="bullet"/>
      <w:lvlText w:val=""/>
      <w:lvlJc w:val="left"/>
      <w:pPr>
        <w:ind w:left="1440" w:hanging="360"/>
      </w:pPr>
      <w:rPr>
        <w:rFonts w:ascii="Arial,Sans-Serif" w:hAnsi="Arial,Sans-Serif" w:hint="default"/>
      </w:rPr>
    </w:lvl>
    <w:lvl w:ilvl="2" w:tplc="2E20D3A4">
      <w:start w:val="1"/>
      <w:numFmt w:val="bullet"/>
      <w:lvlText w:val=""/>
      <w:lvlJc w:val="left"/>
      <w:pPr>
        <w:ind w:left="2160" w:hanging="360"/>
      </w:pPr>
      <w:rPr>
        <w:rFonts w:ascii="Wingdings" w:hAnsi="Wingdings" w:hint="default"/>
      </w:rPr>
    </w:lvl>
    <w:lvl w:ilvl="3" w:tplc="EBA0E99E">
      <w:start w:val="1"/>
      <w:numFmt w:val="bullet"/>
      <w:lvlText w:val=""/>
      <w:lvlJc w:val="left"/>
      <w:pPr>
        <w:ind w:left="2880" w:hanging="360"/>
      </w:pPr>
      <w:rPr>
        <w:rFonts w:ascii="Symbol" w:hAnsi="Symbol" w:hint="default"/>
      </w:rPr>
    </w:lvl>
    <w:lvl w:ilvl="4" w:tplc="EA987D2E">
      <w:start w:val="1"/>
      <w:numFmt w:val="bullet"/>
      <w:lvlText w:val="o"/>
      <w:lvlJc w:val="left"/>
      <w:pPr>
        <w:ind w:left="3600" w:hanging="360"/>
      </w:pPr>
      <w:rPr>
        <w:rFonts w:ascii="Courier New" w:hAnsi="Courier New" w:hint="default"/>
      </w:rPr>
    </w:lvl>
    <w:lvl w:ilvl="5" w:tplc="B85422FA">
      <w:start w:val="1"/>
      <w:numFmt w:val="bullet"/>
      <w:lvlText w:val=""/>
      <w:lvlJc w:val="left"/>
      <w:pPr>
        <w:ind w:left="4320" w:hanging="360"/>
      </w:pPr>
      <w:rPr>
        <w:rFonts w:ascii="Wingdings" w:hAnsi="Wingdings" w:hint="default"/>
      </w:rPr>
    </w:lvl>
    <w:lvl w:ilvl="6" w:tplc="5D98EFBA">
      <w:start w:val="1"/>
      <w:numFmt w:val="bullet"/>
      <w:lvlText w:val=""/>
      <w:lvlJc w:val="left"/>
      <w:pPr>
        <w:ind w:left="5040" w:hanging="360"/>
      </w:pPr>
      <w:rPr>
        <w:rFonts w:ascii="Symbol" w:hAnsi="Symbol" w:hint="default"/>
      </w:rPr>
    </w:lvl>
    <w:lvl w:ilvl="7" w:tplc="6E1A4818">
      <w:start w:val="1"/>
      <w:numFmt w:val="bullet"/>
      <w:lvlText w:val="o"/>
      <w:lvlJc w:val="left"/>
      <w:pPr>
        <w:ind w:left="5760" w:hanging="360"/>
      </w:pPr>
      <w:rPr>
        <w:rFonts w:ascii="Courier New" w:hAnsi="Courier New" w:hint="default"/>
      </w:rPr>
    </w:lvl>
    <w:lvl w:ilvl="8" w:tplc="4C20010A">
      <w:start w:val="1"/>
      <w:numFmt w:val="bullet"/>
      <w:lvlText w:val=""/>
      <w:lvlJc w:val="left"/>
      <w:pPr>
        <w:ind w:left="6480" w:hanging="360"/>
      </w:pPr>
      <w:rPr>
        <w:rFonts w:ascii="Wingdings" w:hAnsi="Wingdings" w:hint="default"/>
      </w:rPr>
    </w:lvl>
  </w:abstractNum>
  <w:abstractNum w:abstractNumId="25" w15:restartNumberingAfterBreak="0">
    <w:nsid w:val="4754B357"/>
    <w:multiLevelType w:val="hybridMultilevel"/>
    <w:tmpl w:val="FFFFFFFF"/>
    <w:lvl w:ilvl="0" w:tplc="560C7888">
      <w:start w:val="1"/>
      <w:numFmt w:val="decimal"/>
      <w:lvlText w:val="%1."/>
      <w:lvlJc w:val="left"/>
      <w:pPr>
        <w:ind w:left="720" w:hanging="360"/>
      </w:pPr>
    </w:lvl>
    <w:lvl w:ilvl="1" w:tplc="893C6274">
      <w:start w:val="1"/>
      <w:numFmt w:val="lowerLetter"/>
      <w:lvlText w:val="%2."/>
      <w:lvlJc w:val="left"/>
      <w:pPr>
        <w:ind w:left="1440" w:hanging="360"/>
      </w:pPr>
    </w:lvl>
    <w:lvl w:ilvl="2" w:tplc="8356F2C2">
      <w:start w:val="1"/>
      <w:numFmt w:val="lowerRoman"/>
      <w:lvlText w:val="%3."/>
      <w:lvlJc w:val="right"/>
      <w:pPr>
        <w:ind w:left="2160" w:hanging="180"/>
      </w:pPr>
    </w:lvl>
    <w:lvl w:ilvl="3" w:tplc="C548FAD8">
      <w:start w:val="1"/>
      <w:numFmt w:val="decimal"/>
      <w:lvlText w:val="%4."/>
      <w:lvlJc w:val="left"/>
      <w:pPr>
        <w:ind w:left="2880" w:hanging="360"/>
      </w:pPr>
    </w:lvl>
    <w:lvl w:ilvl="4" w:tplc="F638495A">
      <w:start w:val="1"/>
      <w:numFmt w:val="lowerLetter"/>
      <w:lvlText w:val="%5."/>
      <w:lvlJc w:val="left"/>
      <w:pPr>
        <w:ind w:left="3600" w:hanging="360"/>
      </w:pPr>
    </w:lvl>
    <w:lvl w:ilvl="5" w:tplc="87C40C38">
      <w:start w:val="1"/>
      <w:numFmt w:val="lowerRoman"/>
      <w:lvlText w:val="%6."/>
      <w:lvlJc w:val="right"/>
      <w:pPr>
        <w:ind w:left="4320" w:hanging="180"/>
      </w:pPr>
    </w:lvl>
    <w:lvl w:ilvl="6" w:tplc="14EACE8C">
      <w:start w:val="1"/>
      <w:numFmt w:val="decimal"/>
      <w:lvlText w:val="%7."/>
      <w:lvlJc w:val="left"/>
      <w:pPr>
        <w:ind w:left="5040" w:hanging="360"/>
      </w:pPr>
    </w:lvl>
    <w:lvl w:ilvl="7" w:tplc="50EAA652">
      <w:start w:val="1"/>
      <w:numFmt w:val="lowerLetter"/>
      <w:lvlText w:val="%8."/>
      <w:lvlJc w:val="left"/>
      <w:pPr>
        <w:ind w:left="5760" w:hanging="360"/>
      </w:pPr>
    </w:lvl>
    <w:lvl w:ilvl="8" w:tplc="4582F686">
      <w:start w:val="1"/>
      <w:numFmt w:val="lowerRoman"/>
      <w:lvlText w:val="%9."/>
      <w:lvlJc w:val="right"/>
      <w:pPr>
        <w:ind w:left="6480" w:hanging="180"/>
      </w:pPr>
    </w:lvl>
  </w:abstractNum>
  <w:abstractNum w:abstractNumId="26" w15:restartNumberingAfterBreak="0">
    <w:nsid w:val="47A24450"/>
    <w:multiLevelType w:val="hybridMultilevel"/>
    <w:tmpl w:val="F15E31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49FE9050"/>
    <w:multiLevelType w:val="hybridMultilevel"/>
    <w:tmpl w:val="9552D71A"/>
    <w:lvl w:ilvl="0" w:tplc="AAD413AA">
      <w:start w:val="1"/>
      <w:numFmt w:val="bullet"/>
      <w:lvlText w:val=""/>
      <w:lvlJc w:val="left"/>
      <w:pPr>
        <w:ind w:left="720" w:hanging="360"/>
      </w:pPr>
      <w:rPr>
        <w:rFonts w:ascii="Symbol" w:hAnsi="Symbol" w:hint="default"/>
      </w:rPr>
    </w:lvl>
    <w:lvl w:ilvl="1" w:tplc="C318E28C">
      <w:start w:val="1"/>
      <w:numFmt w:val="bullet"/>
      <w:lvlText w:val=""/>
      <w:lvlJc w:val="left"/>
      <w:pPr>
        <w:ind w:left="1440" w:hanging="360"/>
      </w:pPr>
      <w:rPr>
        <w:rFonts w:ascii="Arial,Sans-Serif" w:hAnsi="Arial,Sans-Serif" w:hint="default"/>
      </w:rPr>
    </w:lvl>
    <w:lvl w:ilvl="2" w:tplc="9A74E374">
      <w:start w:val="1"/>
      <w:numFmt w:val="bullet"/>
      <w:lvlText w:val=""/>
      <w:lvlJc w:val="left"/>
      <w:pPr>
        <w:ind w:left="2160" w:hanging="360"/>
      </w:pPr>
      <w:rPr>
        <w:rFonts w:ascii="Wingdings" w:hAnsi="Wingdings" w:hint="default"/>
      </w:rPr>
    </w:lvl>
    <w:lvl w:ilvl="3" w:tplc="93DA8100">
      <w:start w:val="1"/>
      <w:numFmt w:val="bullet"/>
      <w:lvlText w:val=""/>
      <w:lvlJc w:val="left"/>
      <w:pPr>
        <w:ind w:left="2880" w:hanging="360"/>
      </w:pPr>
      <w:rPr>
        <w:rFonts w:ascii="Symbol" w:hAnsi="Symbol" w:hint="default"/>
      </w:rPr>
    </w:lvl>
    <w:lvl w:ilvl="4" w:tplc="6CAEEADA">
      <w:start w:val="1"/>
      <w:numFmt w:val="bullet"/>
      <w:lvlText w:val="o"/>
      <w:lvlJc w:val="left"/>
      <w:pPr>
        <w:ind w:left="3600" w:hanging="360"/>
      </w:pPr>
      <w:rPr>
        <w:rFonts w:ascii="Courier New" w:hAnsi="Courier New" w:hint="default"/>
      </w:rPr>
    </w:lvl>
    <w:lvl w:ilvl="5" w:tplc="650CE7D8">
      <w:start w:val="1"/>
      <w:numFmt w:val="bullet"/>
      <w:lvlText w:val=""/>
      <w:lvlJc w:val="left"/>
      <w:pPr>
        <w:ind w:left="4320" w:hanging="360"/>
      </w:pPr>
      <w:rPr>
        <w:rFonts w:ascii="Wingdings" w:hAnsi="Wingdings" w:hint="default"/>
      </w:rPr>
    </w:lvl>
    <w:lvl w:ilvl="6" w:tplc="F10AC9E0">
      <w:start w:val="1"/>
      <w:numFmt w:val="bullet"/>
      <w:lvlText w:val=""/>
      <w:lvlJc w:val="left"/>
      <w:pPr>
        <w:ind w:left="5040" w:hanging="360"/>
      </w:pPr>
      <w:rPr>
        <w:rFonts w:ascii="Symbol" w:hAnsi="Symbol" w:hint="default"/>
      </w:rPr>
    </w:lvl>
    <w:lvl w:ilvl="7" w:tplc="336AB520">
      <w:start w:val="1"/>
      <w:numFmt w:val="bullet"/>
      <w:lvlText w:val="o"/>
      <w:lvlJc w:val="left"/>
      <w:pPr>
        <w:ind w:left="5760" w:hanging="360"/>
      </w:pPr>
      <w:rPr>
        <w:rFonts w:ascii="Courier New" w:hAnsi="Courier New" w:hint="default"/>
      </w:rPr>
    </w:lvl>
    <w:lvl w:ilvl="8" w:tplc="1C10F4F2">
      <w:start w:val="1"/>
      <w:numFmt w:val="bullet"/>
      <w:lvlText w:val=""/>
      <w:lvlJc w:val="left"/>
      <w:pPr>
        <w:ind w:left="6480" w:hanging="360"/>
      </w:pPr>
      <w:rPr>
        <w:rFonts w:ascii="Wingdings" w:hAnsi="Wingdings" w:hint="default"/>
      </w:rPr>
    </w:lvl>
  </w:abstractNum>
  <w:abstractNum w:abstractNumId="28" w15:restartNumberingAfterBreak="0">
    <w:nsid w:val="5210DE19"/>
    <w:multiLevelType w:val="hybridMultilevel"/>
    <w:tmpl w:val="9580FB7E"/>
    <w:lvl w:ilvl="0" w:tplc="94C256B8">
      <w:start w:val="1"/>
      <w:numFmt w:val="decimal"/>
      <w:lvlText w:val="%1."/>
      <w:lvlJc w:val="left"/>
      <w:pPr>
        <w:ind w:left="720" w:hanging="360"/>
      </w:pPr>
    </w:lvl>
    <w:lvl w:ilvl="1" w:tplc="5380E748">
      <w:start w:val="1"/>
      <w:numFmt w:val="lowerLetter"/>
      <w:lvlText w:val="%2."/>
      <w:lvlJc w:val="left"/>
      <w:pPr>
        <w:ind w:left="1440" w:hanging="360"/>
      </w:pPr>
    </w:lvl>
    <w:lvl w:ilvl="2" w:tplc="43464A0A">
      <w:start w:val="1"/>
      <w:numFmt w:val="lowerRoman"/>
      <w:lvlText w:val="%3."/>
      <w:lvlJc w:val="right"/>
      <w:pPr>
        <w:ind w:left="2160" w:hanging="180"/>
      </w:pPr>
    </w:lvl>
    <w:lvl w:ilvl="3" w:tplc="BDC608EE">
      <w:start w:val="1"/>
      <w:numFmt w:val="decimal"/>
      <w:lvlText w:val="%4."/>
      <w:lvlJc w:val="left"/>
      <w:pPr>
        <w:ind w:left="2880" w:hanging="360"/>
      </w:pPr>
    </w:lvl>
    <w:lvl w:ilvl="4" w:tplc="17EC21B4">
      <w:start w:val="1"/>
      <w:numFmt w:val="lowerLetter"/>
      <w:lvlText w:val="%5."/>
      <w:lvlJc w:val="left"/>
      <w:pPr>
        <w:ind w:left="3600" w:hanging="360"/>
      </w:pPr>
    </w:lvl>
    <w:lvl w:ilvl="5" w:tplc="60E6B25A">
      <w:start w:val="1"/>
      <w:numFmt w:val="lowerRoman"/>
      <w:lvlText w:val="%6."/>
      <w:lvlJc w:val="right"/>
      <w:pPr>
        <w:ind w:left="4320" w:hanging="180"/>
      </w:pPr>
    </w:lvl>
    <w:lvl w:ilvl="6" w:tplc="CAF0D330">
      <w:start w:val="1"/>
      <w:numFmt w:val="decimal"/>
      <w:lvlText w:val="%7."/>
      <w:lvlJc w:val="left"/>
      <w:pPr>
        <w:ind w:left="5040" w:hanging="360"/>
      </w:pPr>
    </w:lvl>
    <w:lvl w:ilvl="7" w:tplc="7848ED50">
      <w:start w:val="1"/>
      <w:numFmt w:val="lowerLetter"/>
      <w:lvlText w:val="%8."/>
      <w:lvlJc w:val="left"/>
      <w:pPr>
        <w:ind w:left="5760" w:hanging="360"/>
      </w:pPr>
    </w:lvl>
    <w:lvl w:ilvl="8" w:tplc="BD88AC06">
      <w:start w:val="1"/>
      <w:numFmt w:val="lowerRoman"/>
      <w:lvlText w:val="%9."/>
      <w:lvlJc w:val="right"/>
      <w:pPr>
        <w:ind w:left="6480" w:hanging="180"/>
      </w:pPr>
    </w:lvl>
  </w:abstractNum>
  <w:abstractNum w:abstractNumId="29" w15:restartNumberingAfterBreak="0">
    <w:nsid w:val="52C4001A"/>
    <w:multiLevelType w:val="hybridMultilevel"/>
    <w:tmpl w:val="87C87FDA"/>
    <w:lvl w:ilvl="0" w:tplc="F13ABF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686156E"/>
    <w:multiLevelType w:val="multilevel"/>
    <w:tmpl w:val="A892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E8DBF"/>
    <w:multiLevelType w:val="hybridMultilevel"/>
    <w:tmpl w:val="5728FF5E"/>
    <w:lvl w:ilvl="0" w:tplc="0270C152">
      <w:start w:val="1"/>
      <w:numFmt w:val="decimal"/>
      <w:lvlText w:val="%1."/>
      <w:lvlJc w:val="left"/>
      <w:pPr>
        <w:ind w:left="720" w:hanging="360"/>
      </w:pPr>
    </w:lvl>
    <w:lvl w:ilvl="1" w:tplc="0722FAE4">
      <w:start w:val="1"/>
      <w:numFmt w:val="lowerLetter"/>
      <w:lvlText w:val="%2."/>
      <w:lvlJc w:val="left"/>
      <w:pPr>
        <w:ind w:left="1440" w:hanging="360"/>
      </w:pPr>
    </w:lvl>
    <w:lvl w:ilvl="2" w:tplc="B6E27FA6">
      <w:start w:val="1"/>
      <w:numFmt w:val="lowerRoman"/>
      <w:lvlText w:val="%3."/>
      <w:lvlJc w:val="right"/>
      <w:pPr>
        <w:ind w:left="2160" w:hanging="180"/>
      </w:pPr>
    </w:lvl>
    <w:lvl w:ilvl="3" w:tplc="645EF500">
      <w:start w:val="1"/>
      <w:numFmt w:val="decimal"/>
      <w:lvlText w:val="%4."/>
      <w:lvlJc w:val="left"/>
      <w:pPr>
        <w:ind w:left="2880" w:hanging="360"/>
      </w:pPr>
    </w:lvl>
    <w:lvl w:ilvl="4" w:tplc="9D5E8C1C">
      <w:start w:val="1"/>
      <w:numFmt w:val="lowerLetter"/>
      <w:lvlText w:val="%5."/>
      <w:lvlJc w:val="left"/>
      <w:pPr>
        <w:ind w:left="3600" w:hanging="360"/>
      </w:pPr>
    </w:lvl>
    <w:lvl w:ilvl="5" w:tplc="7BF022FC">
      <w:start w:val="1"/>
      <w:numFmt w:val="lowerRoman"/>
      <w:lvlText w:val="%6."/>
      <w:lvlJc w:val="right"/>
      <w:pPr>
        <w:ind w:left="4320" w:hanging="180"/>
      </w:pPr>
    </w:lvl>
    <w:lvl w:ilvl="6" w:tplc="74B48092">
      <w:start w:val="1"/>
      <w:numFmt w:val="decimal"/>
      <w:lvlText w:val="%7."/>
      <w:lvlJc w:val="left"/>
      <w:pPr>
        <w:ind w:left="5040" w:hanging="360"/>
      </w:pPr>
    </w:lvl>
    <w:lvl w:ilvl="7" w:tplc="D38E8568">
      <w:start w:val="1"/>
      <w:numFmt w:val="lowerLetter"/>
      <w:lvlText w:val="%8."/>
      <w:lvlJc w:val="left"/>
      <w:pPr>
        <w:ind w:left="5760" w:hanging="360"/>
      </w:pPr>
    </w:lvl>
    <w:lvl w:ilvl="8" w:tplc="6504C6FC">
      <w:start w:val="1"/>
      <w:numFmt w:val="lowerRoman"/>
      <w:lvlText w:val="%9."/>
      <w:lvlJc w:val="right"/>
      <w:pPr>
        <w:ind w:left="6480" w:hanging="180"/>
      </w:pPr>
    </w:lvl>
  </w:abstractNum>
  <w:abstractNum w:abstractNumId="32" w15:restartNumberingAfterBreak="0">
    <w:nsid w:val="5AD4F34D"/>
    <w:multiLevelType w:val="hybridMultilevel"/>
    <w:tmpl w:val="C346EA34"/>
    <w:lvl w:ilvl="0" w:tplc="4C70E184">
      <w:start w:val="1"/>
      <w:numFmt w:val="decimal"/>
      <w:lvlText w:val="%1."/>
      <w:lvlJc w:val="left"/>
      <w:pPr>
        <w:ind w:left="720" w:hanging="360"/>
      </w:pPr>
    </w:lvl>
    <w:lvl w:ilvl="1" w:tplc="0CBE385C">
      <w:start w:val="1"/>
      <w:numFmt w:val="lowerLetter"/>
      <w:lvlText w:val="%2."/>
      <w:lvlJc w:val="left"/>
      <w:pPr>
        <w:ind w:left="1440" w:hanging="360"/>
      </w:pPr>
    </w:lvl>
    <w:lvl w:ilvl="2" w:tplc="7B0E61F6">
      <w:start w:val="1"/>
      <w:numFmt w:val="lowerRoman"/>
      <w:lvlText w:val="%3."/>
      <w:lvlJc w:val="right"/>
      <w:pPr>
        <w:ind w:left="2160" w:hanging="180"/>
      </w:pPr>
    </w:lvl>
    <w:lvl w:ilvl="3" w:tplc="A9F6F812">
      <w:start w:val="1"/>
      <w:numFmt w:val="decimal"/>
      <w:lvlText w:val="%4."/>
      <w:lvlJc w:val="left"/>
      <w:pPr>
        <w:ind w:left="2880" w:hanging="360"/>
      </w:pPr>
    </w:lvl>
    <w:lvl w:ilvl="4" w:tplc="8DDE13FA">
      <w:start w:val="1"/>
      <w:numFmt w:val="lowerLetter"/>
      <w:lvlText w:val="%5."/>
      <w:lvlJc w:val="left"/>
      <w:pPr>
        <w:ind w:left="3600" w:hanging="360"/>
      </w:pPr>
    </w:lvl>
    <w:lvl w:ilvl="5" w:tplc="CDE697C0">
      <w:start w:val="1"/>
      <w:numFmt w:val="lowerRoman"/>
      <w:lvlText w:val="%6."/>
      <w:lvlJc w:val="right"/>
      <w:pPr>
        <w:ind w:left="4320" w:hanging="180"/>
      </w:pPr>
    </w:lvl>
    <w:lvl w:ilvl="6" w:tplc="3D124F68">
      <w:start w:val="1"/>
      <w:numFmt w:val="decimal"/>
      <w:lvlText w:val="%7."/>
      <w:lvlJc w:val="left"/>
      <w:pPr>
        <w:ind w:left="5040" w:hanging="360"/>
      </w:pPr>
    </w:lvl>
    <w:lvl w:ilvl="7" w:tplc="C5E44236">
      <w:start w:val="1"/>
      <w:numFmt w:val="lowerLetter"/>
      <w:lvlText w:val="%8."/>
      <w:lvlJc w:val="left"/>
      <w:pPr>
        <w:ind w:left="5760" w:hanging="360"/>
      </w:pPr>
    </w:lvl>
    <w:lvl w:ilvl="8" w:tplc="768C4714">
      <w:start w:val="1"/>
      <w:numFmt w:val="lowerRoman"/>
      <w:lvlText w:val="%9."/>
      <w:lvlJc w:val="right"/>
      <w:pPr>
        <w:ind w:left="6480" w:hanging="180"/>
      </w:pPr>
    </w:lvl>
  </w:abstractNum>
  <w:abstractNum w:abstractNumId="33" w15:restartNumberingAfterBreak="0">
    <w:nsid w:val="6243742E"/>
    <w:multiLevelType w:val="hybridMultilevel"/>
    <w:tmpl w:val="4C5AA5E6"/>
    <w:lvl w:ilvl="0" w:tplc="E200D484">
      <w:start w:val="1"/>
      <w:numFmt w:val="bullet"/>
      <w:lvlText w:val=""/>
      <w:lvlJc w:val="left"/>
      <w:pPr>
        <w:ind w:left="360" w:hanging="360"/>
      </w:pPr>
      <w:rPr>
        <w:rFonts w:ascii="Symbol" w:hAnsi="Symbol" w:hint="default"/>
        <w:sz w:val="20"/>
        <w:szCs w:val="2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641830E3"/>
    <w:multiLevelType w:val="hybridMultilevel"/>
    <w:tmpl w:val="7626050A"/>
    <w:lvl w:ilvl="0" w:tplc="C2B668F0">
      <w:start w:val="1"/>
      <w:numFmt w:val="decimal"/>
      <w:lvlText w:val="%1."/>
      <w:lvlJc w:val="left"/>
      <w:pPr>
        <w:ind w:left="720" w:hanging="360"/>
      </w:pPr>
    </w:lvl>
    <w:lvl w:ilvl="1" w:tplc="50AA0384">
      <w:start w:val="1"/>
      <w:numFmt w:val="lowerLetter"/>
      <w:lvlText w:val="%2."/>
      <w:lvlJc w:val="left"/>
      <w:pPr>
        <w:ind w:left="1440" w:hanging="360"/>
      </w:pPr>
    </w:lvl>
    <w:lvl w:ilvl="2" w:tplc="563CA3EC">
      <w:start w:val="1"/>
      <w:numFmt w:val="lowerRoman"/>
      <w:lvlText w:val="%3."/>
      <w:lvlJc w:val="right"/>
      <w:pPr>
        <w:ind w:left="2160" w:hanging="180"/>
      </w:pPr>
    </w:lvl>
    <w:lvl w:ilvl="3" w:tplc="2B64ECDC">
      <w:start w:val="1"/>
      <w:numFmt w:val="decimal"/>
      <w:lvlText w:val="%4."/>
      <w:lvlJc w:val="left"/>
      <w:pPr>
        <w:ind w:left="2880" w:hanging="360"/>
      </w:pPr>
    </w:lvl>
    <w:lvl w:ilvl="4" w:tplc="60843C3C">
      <w:start w:val="1"/>
      <w:numFmt w:val="lowerLetter"/>
      <w:lvlText w:val="%5."/>
      <w:lvlJc w:val="left"/>
      <w:pPr>
        <w:ind w:left="3600" w:hanging="360"/>
      </w:pPr>
    </w:lvl>
    <w:lvl w:ilvl="5" w:tplc="5BD2F0E6">
      <w:start w:val="1"/>
      <w:numFmt w:val="lowerRoman"/>
      <w:lvlText w:val="%6."/>
      <w:lvlJc w:val="right"/>
      <w:pPr>
        <w:ind w:left="4320" w:hanging="180"/>
      </w:pPr>
    </w:lvl>
    <w:lvl w:ilvl="6" w:tplc="2BC48A1E">
      <w:start w:val="1"/>
      <w:numFmt w:val="decimal"/>
      <w:lvlText w:val="%7."/>
      <w:lvlJc w:val="left"/>
      <w:pPr>
        <w:ind w:left="5040" w:hanging="360"/>
      </w:pPr>
    </w:lvl>
    <w:lvl w:ilvl="7" w:tplc="01AC9884">
      <w:start w:val="1"/>
      <w:numFmt w:val="lowerLetter"/>
      <w:lvlText w:val="%8."/>
      <w:lvlJc w:val="left"/>
      <w:pPr>
        <w:ind w:left="5760" w:hanging="360"/>
      </w:pPr>
    </w:lvl>
    <w:lvl w:ilvl="8" w:tplc="7DD618DA">
      <w:start w:val="1"/>
      <w:numFmt w:val="lowerRoman"/>
      <w:lvlText w:val="%9."/>
      <w:lvlJc w:val="right"/>
      <w:pPr>
        <w:ind w:left="6480" w:hanging="180"/>
      </w:pPr>
    </w:lvl>
  </w:abstractNum>
  <w:abstractNum w:abstractNumId="35" w15:restartNumberingAfterBreak="0">
    <w:nsid w:val="6CFA7D5F"/>
    <w:multiLevelType w:val="hybridMultilevel"/>
    <w:tmpl w:val="EAFC789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6D966EE3"/>
    <w:multiLevelType w:val="hybridMultilevel"/>
    <w:tmpl w:val="041CDE02"/>
    <w:lvl w:ilvl="0" w:tplc="5AB42F7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221EB49"/>
    <w:multiLevelType w:val="hybridMultilevel"/>
    <w:tmpl w:val="601A2FB8"/>
    <w:lvl w:ilvl="0" w:tplc="1B1A1A24">
      <w:start w:val="1"/>
      <w:numFmt w:val="decimal"/>
      <w:lvlText w:val="%1."/>
      <w:lvlJc w:val="left"/>
      <w:pPr>
        <w:ind w:left="720" w:hanging="360"/>
      </w:pPr>
    </w:lvl>
    <w:lvl w:ilvl="1" w:tplc="27BA70C8">
      <w:start w:val="1"/>
      <w:numFmt w:val="lowerLetter"/>
      <w:lvlText w:val="%2."/>
      <w:lvlJc w:val="left"/>
      <w:pPr>
        <w:ind w:left="1440" w:hanging="360"/>
      </w:pPr>
    </w:lvl>
    <w:lvl w:ilvl="2" w:tplc="3306FC80">
      <w:start w:val="1"/>
      <w:numFmt w:val="lowerRoman"/>
      <w:lvlText w:val="%3."/>
      <w:lvlJc w:val="right"/>
      <w:pPr>
        <w:ind w:left="2160" w:hanging="180"/>
      </w:pPr>
    </w:lvl>
    <w:lvl w:ilvl="3" w:tplc="520E3A1A">
      <w:start w:val="1"/>
      <w:numFmt w:val="decimal"/>
      <w:lvlText w:val="%4."/>
      <w:lvlJc w:val="left"/>
      <w:pPr>
        <w:ind w:left="2880" w:hanging="360"/>
      </w:pPr>
    </w:lvl>
    <w:lvl w:ilvl="4" w:tplc="6B76187E">
      <w:start w:val="1"/>
      <w:numFmt w:val="lowerLetter"/>
      <w:lvlText w:val="%5."/>
      <w:lvlJc w:val="left"/>
      <w:pPr>
        <w:ind w:left="3600" w:hanging="360"/>
      </w:pPr>
    </w:lvl>
    <w:lvl w:ilvl="5" w:tplc="E8B06528">
      <w:start w:val="1"/>
      <w:numFmt w:val="lowerRoman"/>
      <w:lvlText w:val="%6."/>
      <w:lvlJc w:val="right"/>
      <w:pPr>
        <w:ind w:left="4320" w:hanging="180"/>
      </w:pPr>
    </w:lvl>
    <w:lvl w:ilvl="6" w:tplc="1A5A3EBE">
      <w:start w:val="1"/>
      <w:numFmt w:val="decimal"/>
      <w:lvlText w:val="%7."/>
      <w:lvlJc w:val="left"/>
      <w:pPr>
        <w:ind w:left="5040" w:hanging="360"/>
      </w:pPr>
    </w:lvl>
    <w:lvl w:ilvl="7" w:tplc="5C769010">
      <w:start w:val="1"/>
      <w:numFmt w:val="lowerLetter"/>
      <w:lvlText w:val="%8."/>
      <w:lvlJc w:val="left"/>
      <w:pPr>
        <w:ind w:left="5760" w:hanging="360"/>
      </w:pPr>
    </w:lvl>
    <w:lvl w:ilvl="8" w:tplc="3D02D422">
      <w:start w:val="1"/>
      <w:numFmt w:val="lowerRoman"/>
      <w:lvlText w:val="%9."/>
      <w:lvlJc w:val="right"/>
      <w:pPr>
        <w:ind w:left="6480" w:hanging="180"/>
      </w:pPr>
    </w:lvl>
  </w:abstractNum>
  <w:abstractNum w:abstractNumId="38" w15:restartNumberingAfterBreak="0">
    <w:nsid w:val="73636ABC"/>
    <w:multiLevelType w:val="hybridMultilevel"/>
    <w:tmpl w:val="C5B40A56"/>
    <w:lvl w:ilvl="0" w:tplc="B484B8A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806227"/>
    <w:multiLevelType w:val="hybridMultilevel"/>
    <w:tmpl w:val="FFFFFFFF"/>
    <w:lvl w:ilvl="0" w:tplc="F0963A32">
      <w:start w:val="1"/>
      <w:numFmt w:val="bullet"/>
      <w:lvlText w:val=""/>
      <w:lvlJc w:val="left"/>
      <w:pPr>
        <w:ind w:left="720" w:hanging="360"/>
      </w:pPr>
      <w:rPr>
        <w:rFonts w:ascii="Symbol" w:hAnsi="Symbol" w:hint="default"/>
      </w:rPr>
    </w:lvl>
    <w:lvl w:ilvl="1" w:tplc="0DC6A992">
      <w:start w:val="1"/>
      <w:numFmt w:val="bullet"/>
      <w:lvlText w:val=""/>
      <w:lvlJc w:val="left"/>
      <w:pPr>
        <w:ind w:left="1440" w:hanging="360"/>
      </w:pPr>
      <w:rPr>
        <w:rFonts w:ascii="Arial,Sans-Serif" w:hAnsi="Arial,Sans-Serif" w:hint="default"/>
      </w:rPr>
    </w:lvl>
    <w:lvl w:ilvl="2" w:tplc="B5B8F2AC">
      <w:start w:val="1"/>
      <w:numFmt w:val="bullet"/>
      <w:lvlText w:val=""/>
      <w:lvlJc w:val="left"/>
      <w:pPr>
        <w:ind w:left="2160" w:hanging="360"/>
      </w:pPr>
      <w:rPr>
        <w:rFonts w:ascii="Wingdings" w:hAnsi="Wingdings" w:hint="default"/>
      </w:rPr>
    </w:lvl>
    <w:lvl w:ilvl="3" w:tplc="79FC4B12">
      <w:start w:val="1"/>
      <w:numFmt w:val="bullet"/>
      <w:lvlText w:val=""/>
      <w:lvlJc w:val="left"/>
      <w:pPr>
        <w:ind w:left="2880" w:hanging="360"/>
      </w:pPr>
      <w:rPr>
        <w:rFonts w:ascii="Symbol" w:hAnsi="Symbol" w:hint="default"/>
      </w:rPr>
    </w:lvl>
    <w:lvl w:ilvl="4" w:tplc="8232188C">
      <w:start w:val="1"/>
      <w:numFmt w:val="bullet"/>
      <w:lvlText w:val="o"/>
      <w:lvlJc w:val="left"/>
      <w:pPr>
        <w:ind w:left="3600" w:hanging="360"/>
      </w:pPr>
      <w:rPr>
        <w:rFonts w:ascii="Courier New" w:hAnsi="Courier New" w:hint="default"/>
      </w:rPr>
    </w:lvl>
    <w:lvl w:ilvl="5" w:tplc="246A4E44">
      <w:start w:val="1"/>
      <w:numFmt w:val="bullet"/>
      <w:lvlText w:val=""/>
      <w:lvlJc w:val="left"/>
      <w:pPr>
        <w:ind w:left="4320" w:hanging="360"/>
      </w:pPr>
      <w:rPr>
        <w:rFonts w:ascii="Wingdings" w:hAnsi="Wingdings" w:hint="default"/>
      </w:rPr>
    </w:lvl>
    <w:lvl w:ilvl="6" w:tplc="0256F6B2">
      <w:start w:val="1"/>
      <w:numFmt w:val="bullet"/>
      <w:lvlText w:val=""/>
      <w:lvlJc w:val="left"/>
      <w:pPr>
        <w:ind w:left="5040" w:hanging="360"/>
      </w:pPr>
      <w:rPr>
        <w:rFonts w:ascii="Symbol" w:hAnsi="Symbol" w:hint="default"/>
      </w:rPr>
    </w:lvl>
    <w:lvl w:ilvl="7" w:tplc="93F0FCD8">
      <w:start w:val="1"/>
      <w:numFmt w:val="bullet"/>
      <w:lvlText w:val="o"/>
      <w:lvlJc w:val="left"/>
      <w:pPr>
        <w:ind w:left="5760" w:hanging="360"/>
      </w:pPr>
      <w:rPr>
        <w:rFonts w:ascii="Courier New" w:hAnsi="Courier New" w:hint="default"/>
      </w:rPr>
    </w:lvl>
    <w:lvl w:ilvl="8" w:tplc="A5A64A72">
      <w:start w:val="1"/>
      <w:numFmt w:val="bullet"/>
      <w:lvlText w:val=""/>
      <w:lvlJc w:val="left"/>
      <w:pPr>
        <w:ind w:left="6480" w:hanging="360"/>
      </w:pPr>
      <w:rPr>
        <w:rFonts w:ascii="Wingdings" w:hAnsi="Wingdings" w:hint="default"/>
      </w:rPr>
    </w:lvl>
  </w:abstractNum>
  <w:abstractNum w:abstractNumId="40" w15:restartNumberingAfterBreak="0">
    <w:nsid w:val="75D1130E"/>
    <w:multiLevelType w:val="hybridMultilevel"/>
    <w:tmpl w:val="77A45A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7AA0E5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B6ED6E5"/>
    <w:multiLevelType w:val="hybridMultilevel"/>
    <w:tmpl w:val="77DA62BE"/>
    <w:lvl w:ilvl="0" w:tplc="925C3C96">
      <w:start w:val="1"/>
      <w:numFmt w:val="decimal"/>
      <w:lvlText w:val="%1."/>
      <w:lvlJc w:val="left"/>
      <w:pPr>
        <w:ind w:left="720" w:hanging="360"/>
      </w:pPr>
      <w:rPr>
        <w:rFonts w:ascii="Calibri" w:hAnsi="Calibri" w:hint="default"/>
      </w:rPr>
    </w:lvl>
    <w:lvl w:ilvl="1" w:tplc="AB50AEB6">
      <w:start w:val="1"/>
      <w:numFmt w:val="lowerLetter"/>
      <w:lvlText w:val="%2."/>
      <w:lvlJc w:val="left"/>
      <w:pPr>
        <w:ind w:left="1440" w:hanging="360"/>
      </w:pPr>
    </w:lvl>
    <w:lvl w:ilvl="2" w:tplc="21C2691C">
      <w:start w:val="1"/>
      <w:numFmt w:val="lowerRoman"/>
      <w:lvlText w:val="%3."/>
      <w:lvlJc w:val="right"/>
      <w:pPr>
        <w:ind w:left="2160" w:hanging="180"/>
      </w:pPr>
    </w:lvl>
    <w:lvl w:ilvl="3" w:tplc="D292D276">
      <w:start w:val="1"/>
      <w:numFmt w:val="decimal"/>
      <w:lvlText w:val="%4."/>
      <w:lvlJc w:val="left"/>
      <w:pPr>
        <w:ind w:left="2880" w:hanging="360"/>
      </w:pPr>
    </w:lvl>
    <w:lvl w:ilvl="4" w:tplc="97504422">
      <w:start w:val="1"/>
      <w:numFmt w:val="lowerLetter"/>
      <w:lvlText w:val="%5."/>
      <w:lvlJc w:val="left"/>
      <w:pPr>
        <w:ind w:left="3600" w:hanging="360"/>
      </w:pPr>
    </w:lvl>
    <w:lvl w:ilvl="5" w:tplc="32CE9348">
      <w:start w:val="1"/>
      <w:numFmt w:val="lowerRoman"/>
      <w:lvlText w:val="%6."/>
      <w:lvlJc w:val="right"/>
      <w:pPr>
        <w:ind w:left="4320" w:hanging="180"/>
      </w:pPr>
    </w:lvl>
    <w:lvl w:ilvl="6" w:tplc="ACB87B04">
      <w:start w:val="1"/>
      <w:numFmt w:val="decimal"/>
      <w:lvlText w:val="%7."/>
      <w:lvlJc w:val="left"/>
      <w:pPr>
        <w:ind w:left="5040" w:hanging="360"/>
      </w:pPr>
    </w:lvl>
    <w:lvl w:ilvl="7" w:tplc="B4081D46">
      <w:start w:val="1"/>
      <w:numFmt w:val="lowerLetter"/>
      <w:lvlText w:val="%8."/>
      <w:lvlJc w:val="left"/>
      <w:pPr>
        <w:ind w:left="5760" w:hanging="360"/>
      </w:pPr>
    </w:lvl>
    <w:lvl w:ilvl="8" w:tplc="4F467EB8">
      <w:start w:val="1"/>
      <w:numFmt w:val="lowerRoman"/>
      <w:lvlText w:val="%9."/>
      <w:lvlJc w:val="right"/>
      <w:pPr>
        <w:ind w:left="6480" w:hanging="180"/>
      </w:pPr>
    </w:lvl>
  </w:abstractNum>
  <w:abstractNum w:abstractNumId="43" w15:restartNumberingAfterBreak="0">
    <w:nsid w:val="7EB4072E"/>
    <w:multiLevelType w:val="multilevel"/>
    <w:tmpl w:val="6B18044A"/>
    <w:lvl w:ilvl="0">
      <w:start w:val="1"/>
      <w:numFmt w:val="decimal"/>
      <w:pStyle w:val="Titre1"/>
      <w:isLgl/>
      <w:lvlText w:val="%1."/>
      <w:lvlJc w:val="left"/>
      <w:pPr>
        <w:ind w:left="432" w:hanging="432"/>
      </w:pPr>
      <w:rPr>
        <w:rFonts w:hint="default"/>
      </w:rPr>
    </w:lvl>
    <w:lvl w:ilvl="1">
      <w:start w:val="1"/>
      <w:numFmt w:val="decimal"/>
      <w:pStyle w:val="Titre2"/>
      <w:isLgl/>
      <w:lvlText w:val="%1.%2."/>
      <w:lvlJc w:val="left"/>
      <w:pPr>
        <w:ind w:left="576" w:hanging="576"/>
      </w:pPr>
      <w:rPr>
        <w:rFonts w:hint="default"/>
      </w:rPr>
    </w:lvl>
    <w:lvl w:ilvl="2">
      <w:start w:val="1"/>
      <w:numFmt w:val="decimal"/>
      <w:pStyle w:val="Titre3"/>
      <w:isLg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4" w15:restartNumberingAfterBreak="0">
    <w:nsid w:val="7EF8487A"/>
    <w:multiLevelType w:val="hybridMultilevel"/>
    <w:tmpl w:val="C7689CF4"/>
    <w:lvl w:ilvl="0" w:tplc="E4505474">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5281972">
    <w:abstractNumId w:val="4"/>
  </w:num>
  <w:num w:numId="2" w16cid:durableId="319234642">
    <w:abstractNumId w:val="3"/>
  </w:num>
  <w:num w:numId="3" w16cid:durableId="1014956478">
    <w:abstractNumId w:val="11"/>
  </w:num>
  <w:num w:numId="4" w16cid:durableId="1139112019">
    <w:abstractNumId w:val="18"/>
  </w:num>
  <w:num w:numId="5" w16cid:durableId="1351637979">
    <w:abstractNumId w:val="20"/>
  </w:num>
  <w:num w:numId="6" w16cid:durableId="1809977442">
    <w:abstractNumId w:val="24"/>
  </w:num>
  <w:num w:numId="7" w16cid:durableId="1721243814">
    <w:abstractNumId w:val="27"/>
  </w:num>
  <w:num w:numId="8" w16cid:durableId="670178012">
    <w:abstractNumId w:val="32"/>
  </w:num>
  <w:num w:numId="9" w16cid:durableId="1938321643">
    <w:abstractNumId w:val="16"/>
  </w:num>
  <w:num w:numId="10" w16cid:durableId="1963808041">
    <w:abstractNumId w:val="37"/>
  </w:num>
  <w:num w:numId="11" w16cid:durableId="275212142">
    <w:abstractNumId w:val="6"/>
  </w:num>
  <w:num w:numId="12" w16cid:durableId="1464886046">
    <w:abstractNumId w:val="34"/>
  </w:num>
  <w:num w:numId="13" w16cid:durableId="261646210">
    <w:abstractNumId w:val="28"/>
  </w:num>
  <w:num w:numId="14" w16cid:durableId="260072104">
    <w:abstractNumId w:val="12"/>
  </w:num>
  <w:num w:numId="15" w16cid:durableId="1493915101">
    <w:abstractNumId w:val="25"/>
  </w:num>
  <w:num w:numId="16" w16cid:durableId="493692813">
    <w:abstractNumId w:val="1"/>
  </w:num>
  <w:num w:numId="17" w16cid:durableId="276639822">
    <w:abstractNumId w:val="23"/>
  </w:num>
  <w:num w:numId="18" w16cid:durableId="16084084">
    <w:abstractNumId w:val="42"/>
  </w:num>
  <w:num w:numId="19" w16cid:durableId="85465312">
    <w:abstractNumId w:val="17"/>
  </w:num>
  <w:num w:numId="20" w16cid:durableId="1740205771">
    <w:abstractNumId w:val="39"/>
  </w:num>
  <w:num w:numId="21" w16cid:durableId="851452073">
    <w:abstractNumId w:val="9"/>
  </w:num>
  <w:num w:numId="22" w16cid:durableId="1647006327">
    <w:abstractNumId w:val="8"/>
  </w:num>
  <w:num w:numId="23" w16cid:durableId="867567865">
    <w:abstractNumId w:val="31"/>
  </w:num>
  <w:num w:numId="24" w16cid:durableId="973172355">
    <w:abstractNumId w:val="29"/>
  </w:num>
  <w:num w:numId="25" w16cid:durableId="1174689182">
    <w:abstractNumId w:val="10"/>
  </w:num>
  <w:num w:numId="26" w16cid:durableId="1668707128">
    <w:abstractNumId w:val="22"/>
  </w:num>
  <w:num w:numId="27" w16cid:durableId="1861163073">
    <w:abstractNumId w:val="21"/>
  </w:num>
  <w:num w:numId="28" w16cid:durableId="87116941">
    <w:abstractNumId w:val="0"/>
  </w:num>
  <w:num w:numId="29" w16cid:durableId="849219067">
    <w:abstractNumId w:val="40"/>
  </w:num>
  <w:num w:numId="30" w16cid:durableId="1639188615">
    <w:abstractNumId w:val="15"/>
  </w:num>
  <w:num w:numId="31" w16cid:durableId="967662190">
    <w:abstractNumId w:val="14"/>
  </w:num>
  <w:num w:numId="32" w16cid:durableId="1264386924">
    <w:abstractNumId w:val="43"/>
  </w:num>
  <w:num w:numId="33" w16cid:durableId="11950039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3665912">
    <w:abstractNumId w:val="41"/>
  </w:num>
  <w:num w:numId="35" w16cid:durableId="4363696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889601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44593306">
    <w:abstractNumId w:val="36"/>
  </w:num>
  <w:num w:numId="38" w16cid:durableId="1952785345">
    <w:abstractNumId w:val="38"/>
  </w:num>
  <w:num w:numId="39" w16cid:durableId="1195846174">
    <w:abstractNumId w:val="13"/>
  </w:num>
  <w:num w:numId="40" w16cid:durableId="943996243">
    <w:abstractNumId w:val="30"/>
  </w:num>
  <w:num w:numId="41" w16cid:durableId="1170292815">
    <w:abstractNumId w:val="33"/>
  </w:num>
  <w:num w:numId="42" w16cid:durableId="352076367">
    <w:abstractNumId w:val="2"/>
  </w:num>
  <w:num w:numId="43" w16cid:durableId="1747989742">
    <w:abstractNumId w:val="19"/>
  </w:num>
  <w:num w:numId="44" w16cid:durableId="1069696064">
    <w:abstractNumId w:val="44"/>
  </w:num>
  <w:num w:numId="45" w16cid:durableId="894967713">
    <w:abstractNumId w:val="7"/>
  </w:num>
  <w:num w:numId="46" w16cid:durableId="1794244876">
    <w:abstractNumId w:val="5"/>
  </w:num>
  <w:num w:numId="47" w16cid:durableId="1546789168">
    <w:abstractNumId w:val="43"/>
  </w:num>
  <w:num w:numId="48" w16cid:durableId="757674513">
    <w:abstractNumId w:val="35"/>
  </w:num>
  <w:num w:numId="49" w16cid:durableId="18245878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E70512"/>
    <w:rsid w:val="00000267"/>
    <w:rsid w:val="000045F9"/>
    <w:rsid w:val="0000466D"/>
    <w:rsid w:val="00005ED0"/>
    <w:rsid w:val="00006B95"/>
    <w:rsid w:val="00007AA0"/>
    <w:rsid w:val="00007ACF"/>
    <w:rsid w:val="00007AFE"/>
    <w:rsid w:val="000109F9"/>
    <w:rsid w:val="0001191F"/>
    <w:rsid w:val="00011ACF"/>
    <w:rsid w:val="000132DB"/>
    <w:rsid w:val="00013B0A"/>
    <w:rsid w:val="000140AD"/>
    <w:rsid w:val="00014170"/>
    <w:rsid w:val="0001420E"/>
    <w:rsid w:val="000163AF"/>
    <w:rsid w:val="00016638"/>
    <w:rsid w:val="000166F1"/>
    <w:rsid w:val="000167F2"/>
    <w:rsid w:val="0001718A"/>
    <w:rsid w:val="0001757F"/>
    <w:rsid w:val="00017FD4"/>
    <w:rsid w:val="00020650"/>
    <w:rsid w:val="000211B1"/>
    <w:rsid w:val="00021503"/>
    <w:rsid w:val="00022029"/>
    <w:rsid w:val="00022CA6"/>
    <w:rsid w:val="000240E6"/>
    <w:rsid w:val="0002423D"/>
    <w:rsid w:val="00025403"/>
    <w:rsid w:val="0002565F"/>
    <w:rsid w:val="00026253"/>
    <w:rsid w:val="000269B2"/>
    <w:rsid w:val="00027193"/>
    <w:rsid w:val="00027235"/>
    <w:rsid w:val="00027951"/>
    <w:rsid w:val="00027BC0"/>
    <w:rsid w:val="00027E2B"/>
    <w:rsid w:val="00030026"/>
    <w:rsid w:val="0003032C"/>
    <w:rsid w:val="00030486"/>
    <w:rsid w:val="0003109D"/>
    <w:rsid w:val="000315BB"/>
    <w:rsid w:val="0003174D"/>
    <w:rsid w:val="00032120"/>
    <w:rsid w:val="000331D7"/>
    <w:rsid w:val="00033206"/>
    <w:rsid w:val="000332B3"/>
    <w:rsid w:val="00033500"/>
    <w:rsid w:val="0003488D"/>
    <w:rsid w:val="000355D9"/>
    <w:rsid w:val="000367B3"/>
    <w:rsid w:val="00037DC6"/>
    <w:rsid w:val="000401F0"/>
    <w:rsid w:val="000404A0"/>
    <w:rsid w:val="00040C24"/>
    <w:rsid w:val="00040C56"/>
    <w:rsid w:val="00041C35"/>
    <w:rsid w:val="00041DB4"/>
    <w:rsid w:val="00042CEF"/>
    <w:rsid w:val="00042D94"/>
    <w:rsid w:val="000444EC"/>
    <w:rsid w:val="000449CD"/>
    <w:rsid w:val="00044F76"/>
    <w:rsid w:val="0004512D"/>
    <w:rsid w:val="000468E4"/>
    <w:rsid w:val="00047265"/>
    <w:rsid w:val="000474B3"/>
    <w:rsid w:val="000478C4"/>
    <w:rsid w:val="00047AB1"/>
    <w:rsid w:val="000511B3"/>
    <w:rsid w:val="00051921"/>
    <w:rsid w:val="00051C2C"/>
    <w:rsid w:val="000529EF"/>
    <w:rsid w:val="0005322C"/>
    <w:rsid w:val="000538E8"/>
    <w:rsid w:val="000539D6"/>
    <w:rsid w:val="0005444E"/>
    <w:rsid w:val="000562D1"/>
    <w:rsid w:val="0005669A"/>
    <w:rsid w:val="000566B7"/>
    <w:rsid w:val="00057A7A"/>
    <w:rsid w:val="000607F2"/>
    <w:rsid w:val="00060EF9"/>
    <w:rsid w:val="00061124"/>
    <w:rsid w:val="000612E0"/>
    <w:rsid w:val="00061ACA"/>
    <w:rsid w:val="000639B4"/>
    <w:rsid w:val="00063C23"/>
    <w:rsid w:val="00063E1D"/>
    <w:rsid w:val="000644C4"/>
    <w:rsid w:val="000653C9"/>
    <w:rsid w:val="000657EF"/>
    <w:rsid w:val="00065A34"/>
    <w:rsid w:val="00065F7D"/>
    <w:rsid w:val="00065FC3"/>
    <w:rsid w:val="00066CB3"/>
    <w:rsid w:val="00066DB3"/>
    <w:rsid w:val="000678D9"/>
    <w:rsid w:val="00067D63"/>
    <w:rsid w:val="00071088"/>
    <w:rsid w:val="00072826"/>
    <w:rsid w:val="00073714"/>
    <w:rsid w:val="000737C7"/>
    <w:rsid w:val="00073DFD"/>
    <w:rsid w:val="00074416"/>
    <w:rsid w:val="00074554"/>
    <w:rsid w:val="00074A8A"/>
    <w:rsid w:val="00075953"/>
    <w:rsid w:val="0007677F"/>
    <w:rsid w:val="00076ADB"/>
    <w:rsid w:val="00077049"/>
    <w:rsid w:val="000771EA"/>
    <w:rsid w:val="000775B9"/>
    <w:rsid w:val="0007790A"/>
    <w:rsid w:val="000804D9"/>
    <w:rsid w:val="0008215D"/>
    <w:rsid w:val="00082926"/>
    <w:rsid w:val="00083EE9"/>
    <w:rsid w:val="00084174"/>
    <w:rsid w:val="0008686D"/>
    <w:rsid w:val="00086A8E"/>
    <w:rsid w:val="00087041"/>
    <w:rsid w:val="0008726B"/>
    <w:rsid w:val="00091205"/>
    <w:rsid w:val="00091D15"/>
    <w:rsid w:val="00092318"/>
    <w:rsid w:val="00092FD5"/>
    <w:rsid w:val="00093811"/>
    <w:rsid w:val="000969ED"/>
    <w:rsid w:val="00097BC7"/>
    <w:rsid w:val="000A13A4"/>
    <w:rsid w:val="000A1534"/>
    <w:rsid w:val="000A249C"/>
    <w:rsid w:val="000A2B6A"/>
    <w:rsid w:val="000A2B72"/>
    <w:rsid w:val="000A2F8D"/>
    <w:rsid w:val="000A401B"/>
    <w:rsid w:val="000A4416"/>
    <w:rsid w:val="000A4A24"/>
    <w:rsid w:val="000A4C6A"/>
    <w:rsid w:val="000A5027"/>
    <w:rsid w:val="000A5C44"/>
    <w:rsid w:val="000A7BAC"/>
    <w:rsid w:val="000B0B5E"/>
    <w:rsid w:val="000B0F7E"/>
    <w:rsid w:val="000B1F91"/>
    <w:rsid w:val="000B2559"/>
    <w:rsid w:val="000B3603"/>
    <w:rsid w:val="000B54B4"/>
    <w:rsid w:val="000B5A83"/>
    <w:rsid w:val="000B5D70"/>
    <w:rsid w:val="000B61C3"/>
    <w:rsid w:val="000B7F27"/>
    <w:rsid w:val="000C0588"/>
    <w:rsid w:val="000C08D1"/>
    <w:rsid w:val="000C1217"/>
    <w:rsid w:val="000C16AD"/>
    <w:rsid w:val="000C2360"/>
    <w:rsid w:val="000C3734"/>
    <w:rsid w:val="000C43EB"/>
    <w:rsid w:val="000C4A41"/>
    <w:rsid w:val="000C50AA"/>
    <w:rsid w:val="000C5DC1"/>
    <w:rsid w:val="000C5FE1"/>
    <w:rsid w:val="000C68B1"/>
    <w:rsid w:val="000C6A99"/>
    <w:rsid w:val="000C6BA7"/>
    <w:rsid w:val="000D050C"/>
    <w:rsid w:val="000D078A"/>
    <w:rsid w:val="000D07E2"/>
    <w:rsid w:val="000D1C4C"/>
    <w:rsid w:val="000D1DA1"/>
    <w:rsid w:val="000D2D45"/>
    <w:rsid w:val="000D45BF"/>
    <w:rsid w:val="000D47C8"/>
    <w:rsid w:val="000D4C39"/>
    <w:rsid w:val="000D5551"/>
    <w:rsid w:val="000D5C31"/>
    <w:rsid w:val="000D5D9F"/>
    <w:rsid w:val="000D5F71"/>
    <w:rsid w:val="000D74C9"/>
    <w:rsid w:val="000D7D15"/>
    <w:rsid w:val="000E0D87"/>
    <w:rsid w:val="000E1576"/>
    <w:rsid w:val="000E172F"/>
    <w:rsid w:val="000E17C8"/>
    <w:rsid w:val="000E1EDA"/>
    <w:rsid w:val="000E2E32"/>
    <w:rsid w:val="000E2E3B"/>
    <w:rsid w:val="000E3077"/>
    <w:rsid w:val="000E3996"/>
    <w:rsid w:val="000E3EC0"/>
    <w:rsid w:val="000E4F01"/>
    <w:rsid w:val="000E55E0"/>
    <w:rsid w:val="000E591F"/>
    <w:rsid w:val="000E6028"/>
    <w:rsid w:val="000E66C0"/>
    <w:rsid w:val="000E79F4"/>
    <w:rsid w:val="000E7A37"/>
    <w:rsid w:val="000F1CC5"/>
    <w:rsid w:val="000F2FCC"/>
    <w:rsid w:val="000F43F7"/>
    <w:rsid w:val="000F497A"/>
    <w:rsid w:val="000F652D"/>
    <w:rsid w:val="000F713E"/>
    <w:rsid w:val="000F7743"/>
    <w:rsid w:val="000F7C01"/>
    <w:rsid w:val="00100019"/>
    <w:rsid w:val="00101E24"/>
    <w:rsid w:val="00101F0C"/>
    <w:rsid w:val="00102863"/>
    <w:rsid w:val="0010353A"/>
    <w:rsid w:val="001038B2"/>
    <w:rsid w:val="0010391A"/>
    <w:rsid w:val="00104FC7"/>
    <w:rsid w:val="001053EE"/>
    <w:rsid w:val="001059F0"/>
    <w:rsid w:val="00105C29"/>
    <w:rsid w:val="00106DA5"/>
    <w:rsid w:val="00106E23"/>
    <w:rsid w:val="00107EED"/>
    <w:rsid w:val="00110352"/>
    <w:rsid w:val="00110ECB"/>
    <w:rsid w:val="001113BA"/>
    <w:rsid w:val="00112D7C"/>
    <w:rsid w:val="00112EF1"/>
    <w:rsid w:val="00112FB0"/>
    <w:rsid w:val="0011380E"/>
    <w:rsid w:val="00113C77"/>
    <w:rsid w:val="001141A3"/>
    <w:rsid w:val="00114731"/>
    <w:rsid w:val="00114B23"/>
    <w:rsid w:val="00115344"/>
    <w:rsid w:val="0012088D"/>
    <w:rsid w:val="00121981"/>
    <w:rsid w:val="0012272F"/>
    <w:rsid w:val="00122E08"/>
    <w:rsid w:val="00122FC2"/>
    <w:rsid w:val="001248B3"/>
    <w:rsid w:val="00124F2A"/>
    <w:rsid w:val="00125A42"/>
    <w:rsid w:val="00125DD9"/>
    <w:rsid w:val="00126298"/>
    <w:rsid w:val="00127349"/>
    <w:rsid w:val="001276A4"/>
    <w:rsid w:val="0013033B"/>
    <w:rsid w:val="00130B07"/>
    <w:rsid w:val="00130CF5"/>
    <w:rsid w:val="0013103F"/>
    <w:rsid w:val="00131263"/>
    <w:rsid w:val="001312CB"/>
    <w:rsid w:val="00131C11"/>
    <w:rsid w:val="0013250E"/>
    <w:rsid w:val="00133283"/>
    <w:rsid w:val="001342A5"/>
    <w:rsid w:val="00134C05"/>
    <w:rsid w:val="00134F9C"/>
    <w:rsid w:val="001350DE"/>
    <w:rsid w:val="00135529"/>
    <w:rsid w:val="00135BF7"/>
    <w:rsid w:val="00136354"/>
    <w:rsid w:val="00136462"/>
    <w:rsid w:val="00136A97"/>
    <w:rsid w:val="00136D82"/>
    <w:rsid w:val="0013760F"/>
    <w:rsid w:val="001405E1"/>
    <w:rsid w:val="001407BC"/>
    <w:rsid w:val="00140E0C"/>
    <w:rsid w:val="001414A4"/>
    <w:rsid w:val="00141599"/>
    <w:rsid w:val="00141B34"/>
    <w:rsid w:val="00141BB8"/>
    <w:rsid w:val="00142DC5"/>
    <w:rsid w:val="00142E35"/>
    <w:rsid w:val="001433AA"/>
    <w:rsid w:val="0014397D"/>
    <w:rsid w:val="00144AED"/>
    <w:rsid w:val="00145B60"/>
    <w:rsid w:val="00146932"/>
    <w:rsid w:val="00146C4A"/>
    <w:rsid w:val="00146CB6"/>
    <w:rsid w:val="00147372"/>
    <w:rsid w:val="00147AC6"/>
    <w:rsid w:val="0015020C"/>
    <w:rsid w:val="00150DC3"/>
    <w:rsid w:val="0015197C"/>
    <w:rsid w:val="00151FF4"/>
    <w:rsid w:val="00152216"/>
    <w:rsid w:val="0015386E"/>
    <w:rsid w:val="00154BA2"/>
    <w:rsid w:val="00156213"/>
    <w:rsid w:val="0016153B"/>
    <w:rsid w:val="0016198B"/>
    <w:rsid w:val="00161EA6"/>
    <w:rsid w:val="00162E60"/>
    <w:rsid w:val="00163604"/>
    <w:rsid w:val="00163BD5"/>
    <w:rsid w:val="0016414A"/>
    <w:rsid w:val="00164499"/>
    <w:rsid w:val="00164ABA"/>
    <w:rsid w:val="00164D4A"/>
    <w:rsid w:val="00165666"/>
    <w:rsid w:val="00165CFC"/>
    <w:rsid w:val="001663AF"/>
    <w:rsid w:val="00166633"/>
    <w:rsid w:val="001667A0"/>
    <w:rsid w:val="00166AA6"/>
    <w:rsid w:val="00167937"/>
    <w:rsid w:val="00167FB3"/>
    <w:rsid w:val="00170CCD"/>
    <w:rsid w:val="00171A35"/>
    <w:rsid w:val="0017370D"/>
    <w:rsid w:val="001738CE"/>
    <w:rsid w:val="00173C5A"/>
    <w:rsid w:val="00174510"/>
    <w:rsid w:val="00174B70"/>
    <w:rsid w:val="001751B0"/>
    <w:rsid w:val="001755BF"/>
    <w:rsid w:val="001755E1"/>
    <w:rsid w:val="00175E72"/>
    <w:rsid w:val="00176601"/>
    <w:rsid w:val="001773EB"/>
    <w:rsid w:val="001778BC"/>
    <w:rsid w:val="00177EE9"/>
    <w:rsid w:val="0018087F"/>
    <w:rsid w:val="001819F0"/>
    <w:rsid w:val="00181C8C"/>
    <w:rsid w:val="00181F2F"/>
    <w:rsid w:val="00182C53"/>
    <w:rsid w:val="0018393F"/>
    <w:rsid w:val="00183CE1"/>
    <w:rsid w:val="001850E0"/>
    <w:rsid w:val="00185DD9"/>
    <w:rsid w:val="00187423"/>
    <w:rsid w:val="00187BB8"/>
    <w:rsid w:val="00190F15"/>
    <w:rsid w:val="0019122C"/>
    <w:rsid w:val="001917D9"/>
    <w:rsid w:val="001922EF"/>
    <w:rsid w:val="001923B0"/>
    <w:rsid w:val="00193172"/>
    <w:rsid w:val="00193745"/>
    <w:rsid w:val="00193B44"/>
    <w:rsid w:val="00194052"/>
    <w:rsid w:val="00194C47"/>
    <w:rsid w:val="00194DE7"/>
    <w:rsid w:val="0019504E"/>
    <w:rsid w:val="001951A3"/>
    <w:rsid w:val="001965A1"/>
    <w:rsid w:val="001970E9"/>
    <w:rsid w:val="001A110C"/>
    <w:rsid w:val="001A139C"/>
    <w:rsid w:val="001A14AD"/>
    <w:rsid w:val="001A1A78"/>
    <w:rsid w:val="001A1C5E"/>
    <w:rsid w:val="001A2608"/>
    <w:rsid w:val="001A2D33"/>
    <w:rsid w:val="001A3283"/>
    <w:rsid w:val="001A346E"/>
    <w:rsid w:val="001A3F1F"/>
    <w:rsid w:val="001A52E5"/>
    <w:rsid w:val="001A56BE"/>
    <w:rsid w:val="001A69FF"/>
    <w:rsid w:val="001A79B9"/>
    <w:rsid w:val="001A7C66"/>
    <w:rsid w:val="001B045B"/>
    <w:rsid w:val="001B0A76"/>
    <w:rsid w:val="001B0F0D"/>
    <w:rsid w:val="001B125A"/>
    <w:rsid w:val="001B17FE"/>
    <w:rsid w:val="001B1D32"/>
    <w:rsid w:val="001B285A"/>
    <w:rsid w:val="001B2BAD"/>
    <w:rsid w:val="001B34FD"/>
    <w:rsid w:val="001B3A30"/>
    <w:rsid w:val="001B3C54"/>
    <w:rsid w:val="001B4700"/>
    <w:rsid w:val="001B4966"/>
    <w:rsid w:val="001B4B23"/>
    <w:rsid w:val="001B4F9C"/>
    <w:rsid w:val="001B5874"/>
    <w:rsid w:val="001B6BFB"/>
    <w:rsid w:val="001B6DAF"/>
    <w:rsid w:val="001C047F"/>
    <w:rsid w:val="001C0509"/>
    <w:rsid w:val="001C09F4"/>
    <w:rsid w:val="001C0BEF"/>
    <w:rsid w:val="001C148E"/>
    <w:rsid w:val="001C1AF2"/>
    <w:rsid w:val="001C22A7"/>
    <w:rsid w:val="001C3C5D"/>
    <w:rsid w:val="001C4683"/>
    <w:rsid w:val="001C4701"/>
    <w:rsid w:val="001C4DBC"/>
    <w:rsid w:val="001C6A14"/>
    <w:rsid w:val="001C6AAC"/>
    <w:rsid w:val="001C6D46"/>
    <w:rsid w:val="001C6FC0"/>
    <w:rsid w:val="001C7104"/>
    <w:rsid w:val="001C7173"/>
    <w:rsid w:val="001C75DC"/>
    <w:rsid w:val="001C75E7"/>
    <w:rsid w:val="001C76BB"/>
    <w:rsid w:val="001C7ED6"/>
    <w:rsid w:val="001D04F8"/>
    <w:rsid w:val="001D0AF4"/>
    <w:rsid w:val="001D20B7"/>
    <w:rsid w:val="001D338B"/>
    <w:rsid w:val="001D3AEA"/>
    <w:rsid w:val="001D4E2C"/>
    <w:rsid w:val="001D5069"/>
    <w:rsid w:val="001D5471"/>
    <w:rsid w:val="001D559E"/>
    <w:rsid w:val="001D5746"/>
    <w:rsid w:val="001D6BAF"/>
    <w:rsid w:val="001D7806"/>
    <w:rsid w:val="001D78CB"/>
    <w:rsid w:val="001D7B9C"/>
    <w:rsid w:val="001D7DFC"/>
    <w:rsid w:val="001E0003"/>
    <w:rsid w:val="001E037E"/>
    <w:rsid w:val="001E0BAC"/>
    <w:rsid w:val="001E1B9B"/>
    <w:rsid w:val="001E1F37"/>
    <w:rsid w:val="001E1FB4"/>
    <w:rsid w:val="001E27B4"/>
    <w:rsid w:val="001E32DE"/>
    <w:rsid w:val="001E35F3"/>
    <w:rsid w:val="001E3AC8"/>
    <w:rsid w:val="001E3FC1"/>
    <w:rsid w:val="001E4EA7"/>
    <w:rsid w:val="001E53D7"/>
    <w:rsid w:val="001E55C2"/>
    <w:rsid w:val="001E6807"/>
    <w:rsid w:val="001E6C65"/>
    <w:rsid w:val="001E6FDD"/>
    <w:rsid w:val="001E7077"/>
    <w:rsid w:val="001E76D8"/>
    <w:rsid w:val="001E77B4"/>
    <w:rsid w:val="001F026B"/>
    <w:rsid w:val="001F06FB"/>
    <w:rsid w:val="001F0922"/>
    <w:rsid w:val="001F10BF"/>
    <w:rsid w:val="001F115B"/>
    <w:rsid w:val="001F11D0"/>
    <w:rsid w:val="001F26FF"/>
    <w:rsid w:val="001F3B3F"/>
    <w:rsid w:val="001F603D"/>
    <w:rsid w:val="001F6AC7"/>
    <w:rsid w:val="001F6B1F"/>
    <w:rsid w:val="001F6DB0"/>
    <w:rsid w:val="001F6E29"/>
    <w:rsid w:val="001F7867"/>
    <w:rsid w:val="001F7AEF"/>
    <w:rsid w:val="001F7B53"/>
    <w:rsid w:val="002005AB"/>
    <w:rsid w:val="00200825"/>
    <w:rsid w:val="00200DC3"/>
    <w:rsid w:val="00201DB0"/>
    <w:rsid w:val="0020209E"/>
    <w:rsid w:val="00202819"/>
    <w:rsid w:val="0020340B"/>
    <w:rsid w:val="00204133"/>
    <w:rsid w:val="00204ACE"/>
    <w:rsid w:val="00205E89"/>
    <w:rsid w:val="00205E9C"/>
    <w:rsid w:val="00206CD0"/>
    <w:rsid w:val="002073F5"/>
    <w:rsid w:val="002077B1"/>
    <w:rsid w:val="002103AD"/>
    <w:rsid w:val="00211DF5"/>
    <w:rsid w:val="00212079"/>
    <w:rsid w:val="00213703"/>
    <w:rsid w:val="00213874"/>
    <w:rsid w:val="00213F83"/>
    <w:rsid w:val="00214C2C"/>
    <w:rsid w:val="00214CF0"/>
    <w:rsid w:val="00214D74"/>
    <w:rsid w:val="00214E73"/>
    <w:rsid w:val="00214F5C"/>
    <w:rsid w:val="00215321"/>
    <w:rsid w:val="00215735"/>
    <w:rsid w:val="00215CB5"/>
    <w:rsid w:val="00216852"/>
    <w:rsid w:val="00216871"/>
    <w:rsid w:val="0021714E"/>
    <w:rsid w:val="002176A7"/>
    <w:rsid w:val="002212A4"/>
    <w:rsid w:val="002230E8"/>
    <w:rsid w:val="002231B3"/>
    <w:rsid w:val="00223253"/>
    <w:rsid w:val="00223B33"/>
    <w:rsid w:val="002240A6"/>
    <w:rsid w:val="00224BA2"/>
    <w:rsid w:val="00224D01"/>
    <w:rsid w:val="00225362"/>
    <w:rsid w:val="0022578D"/>
    <w:rsid w:val="00226632"/>
    <w:rsid w:val="00226804"/>
    <w:rsid w:val="00227E3F"/>
    <w:rsid w:val="002306B9"/>
    <w:rsid w:val="0023091C"/>
    <w:rsid w:val="00230E2E"/>
    <w:rsid w:val="0023241E"/>
    <w:rsid w:val="00233B50"/>
    <w:rsid w:val="002342A1"/>
    <w:rsid w:val="00234C18"/>
    <w:rsid w:val="00234FB0"/>
    <w:rsid w:val="00235722"/>
    <w:rsid w:val="0023599B"/>
    <w:rsid w:val="002363B2"/>
    <w:rsid w:val="00236656"/>
    <w:rsid w:val="00236B1F"/>
    <w:rsid w:val="0023770F"/>
    <w:rsid w:val="0024129E"/>
    <w:rsid w:val="0024176A"/>
    <w:rsid w:val="0024184C"/>
    <w:rsid w:val="002426FA"/>
    <w:rsid w:val="00242971"/>
    <w:rsid w:val="00243115"/>
    <w:rsid w:val="0024464B"/>
    <w:rsid w:val="00246DBF"/>
    <w:rsid w:val="002472BB"/>
    <w:rsid w:val="00250FD3"/>
    <w:rsid w:val="002514B2"/>
    <w:rsid w:val="00252034"/>
    <w:rsid w:val="0025253B"/>
    <w:rsid w:val="0025310E"/>
    <w:rsid w:val="00253706"/>
    <w:rsid w:val="002547AC"/>
    <w:rsid w:val="00254A7F"/>
    <w:rsid w:val="00255136"/>
    <w:rsid w:val="0025521E"/>
    <w:rsid w:val="00255CAA"/>
    <w:rsid w:val="00256038"/>
    <w:rsid w:val="002566A9"/>
    <w:rsid w:val="00257059"/>
    <w:rsid w:val="002570BB"/>
    <w:rsid w:val="0025712A"/>
    <w:rsid w:val="00257424"/>
    <w:rsid w:val="00257759"/>
    <w:rsid w:val="0025790B"/>
    <w:rsid w:val="00260B3E"/>
    <w:rsid w:val="00261482"/>
    <w:rsid w:val="0026169C"/>
    <w:rsid w:val="002652B9"/>
    <w:rsid w:val="002657FD"/>
    <w:rsid w:val="0026708D"/>
    <w:rsid w:val="00267338"/>
    <w:rsid w:val="0027015B"/>
    <w:rsid w:val="00271552"/>
    <w:rsid w:val="00272694"/>
    <w:rsid w:val="00275B85"/>
    <w:rsid w:val="00275FBB"/>
    <w:rsid w:val="002764D2"/>
    <w:rsid w:val="0027685D"/>
    <w:rsid w:val="00276C31"/>
    <w:rsid w:val="00276E33"/>
    <w:rsid w:val="00277A8B"/>
    <w:rsid w:val="00277CF7"/>
    <w:rsid w:val="0028004B"/>
    <w:rsid w:val="00280E45"/>
    <w:rsid w:val="00280EF2"/>
    <w:rsid w:val="002813AC"/>
    <w:rsid w:val="00281641"/>
    <w:rsid w:val="00281868"/>
    <w:rsid w:val="0028375B"/>
    <w:rsid w:val="00283C77"/>
    <w:rsid w:val="00284045"/>
    <w:rsid w:val="00284E38"/>
    <w:rsid w:val="00285E22"/>
    <w:rsid w:val="00285E84"/>
    <w:rsid w:val="002872B9"/>
    <w:rsid w:val="002902E6"/>
    <w:rsid w:val="00293C3E"/>
    <w:rsid w:val="00293E7E"/>
    <w:rsid w:val="00293FB9"/>
    <w:rsid w:val="00294610"/>
    <w:rsid w:val="00294DD6"/>
    <w:rsid w:val="00296159"/>
    <w:rsid w:val="00297605"/>
    <w:rsid w:val="002978A1"/>
    <w:rsid w:val="00297B63"/>
    <w:rsid w:val="002A0F28"/>
    <w:rsid w:val="002A1AD2"/>
    <w:rsid w:val="002A1F8C"/>
    <w:rsid w:val="002A20F3"/>
    <w:rsid w:val="002A22C3"/>
    <w:rsid w:val="002A25C1"/>
    <w:rsid w:val="002A2989"/>
    <w:rsid w:val="002A3895"/>
    <w:rsid w:val="002A3D22"/>
    <w:rsid w:val="002A41F2"/>
    <w:rsid w:val="002A47D3"/>
    <w:rsid w:val="002A4B44"/>
    <w:rsid w:val="002A5491"/>
    <w:rsid w:val="002A5E0F"/>
    <w:rsid w:val="002A7023"/>
    <w:rsid w:val="002A726D"/>
    <w:rsid w:val="002A7A7B"/>
    <w:rsid w:val="002B177F"/>
    <w:rsid w:val="002B274D"/>
    <w:rsid w:val="002B29DF"/>
    <w:rsid w:val="002B2D70"/>
    <w:rsid w:val="002B3F32"/>
    <w:rsid w:val="002B505C"/>
    <w:rsid w:val="002B520C"/>
    <w:rsid w:val="002B5D43"/>
    <w:rsid w:val="002B5EC9"/>
    <w:rsid w:val="002B6A57"/>
    <w:rsid w:val="002B6EB8"/>
    <w:rsid w:val="002B7D58"/>
    <w:rsid w:val="002C03C5"/>
    <w:rsid w:val="002C21D6"/>
    <w:rsid w:val="002C242A"/>
    <w:rsid w:val="002C249E"/>
    <w:rsid w:val="002C3873"/>
    <w:rsid w:val="002C4684"/>
    <w:rsid w:val="002C55A5"/>
    <w:rsid w:val="002C5F70"/>
    <w:rsid w:val="002C632E"/>
    <w:rsid w:val="002C63DD"/>
    <w:rsid w:val="002C6691"/>
    <w:rsid w:val="002C6B73"/>
    <w:rsid w:val="002C742C"/>
    <w:rsid w:val="002D0008"/>
    <w:rsid w:val="002D0898"/>
    <w:rsid w:val="002D15EF"/>
    <w:rsid w:val="002D16EE"/>
    <w:rsid w:val="002D1F72"/>
    <w:rsid w:val="002D262E"/>
    <w:rsid w:val="002D3EFC"/>
    <w:rsid w:val="002D44E7"/>
    <w:rsid w:val="002D49E1"/>
    <w:rsid w:val="002D4B02"/>
    <w:rsid w:val="002D5246"/>
    <w:rsid w:val="002D6EA1"/>
    <w:rsid w:val="002D719D"/>
    <w:rsid w:val="002D7BA3"/>
    <w:rsid w:val="002D7CDE"/>
    <w:rsid w:val="002E03B6"/>
    <w:rsid w:val="002E13CF"/>
    <w:rsid w:val="002E2029"/>
    <w:rsid w:val="002E2C45"/>
    <w:rsid w:val="002E2DA3"/>
    <w:rsid w:val="002E387A"/>
    <w:rsid w:val="002E4D6C"/>
    <w:rsid w:val="002E68E2"/>
    <w:rsid w:val="002E6A57"/>
    <w:rsid w:val="002F0017"/>
    <w:rsid w:val="002F0124"/>
    <w:rsid w:val="002F1196"/>
    <w:rsid w:val="002F1FF3"/>
    <w:rsid w:val="002F2E2F"/>
    <w:rsid w:val="002F2F7B"/>
    <w:rsid w:val="002F6666"/>
    <w:rsid w:val="002F6BE6"/>
    <w:rsid w:val="002F719D"/>
    <w:rsid w:val="0030022A"/>
    <w:rsid w:val="003006E6"/>
    <w:rsid w:val="00300C6B"/>
    <w:rsid w:val="00300F40"/>
    <w:rsid w:val="00301F6A"/>
    <w:rsid w:val="00302552"/>
    <w:rsid w:val="00303046"/>
    <w:rsid w:val="003048D8"/>
    <w:rsid w:val="00304BBB"/>
    <w:rsid w:val="00304C15"/>
    <w:rsid w:val="00305346"/>
    <w:rsid w:val="003059FA"/>
    <w:rsid w:val="0030613A"/>
    <w:rsid w:val="00306851"/>
    <w:rsid w:val="00306E3D"/>
    <w:rsid w:val="003105F7"/>
    <w:rsid w:val="003108C9"/>
    <w:rsid w:val="00310902"/>
    <w:rsid w:val="00310FAF"/>
    <w:rsid w:val="003157E6"/>
    <w:rsid w:val="0031585E"/>
    <w:rsid w:val="00316912"/>
    <w:rsid w:val="00316D8A"/>
    <w:rsid w:val="0031729E"/>
    <w:rsid w:val="0031778E"/>
    <w:rsid w:val="00320913"/>
    <w:rsid w:val="00320A5A"/>
    <w:rsid w:val="00321201"/>
    <w:rsid w:val="00321705"/>
    <w:rsid w:val="00321A56"/>
    <w:rsid w:val="003234A9"/>
    <w:rsid w:val="003234E9"/>
    <w:rsid w:val="0032424D"/>
    <w:rsid w:val="0032438F"/>
    <w:rsid w:val="003259F3"/>
    <w:rsid w:val="003270BA"/>
    <w:rsid w:val="003277C7"/>
    <w:rsid w:val="00331093"/>
    <w:rsid w:val="0033257A"/>
    <w:rsid w:val="00332AE3"/>
    <w:rsid w:val="00332E7F"/>
    <w:rsid w:val="00332F5B"/>
    <w:rsid w:val="0033315B"/>
    <w:rsid w:val="00334826"/>
    <w:rsid w:val="00334F37"/>
    <w:rsid w:val="00335113"/>
    <w:rsid w:val="0033721C"/>
    <w:rsid w:val="003376D6"/>
    <w:rsid w:val="0033788C"/>
    <w:rsid w:val="003401B1"/>
    <w:rsid w:val="003408A7"/>
    <w:rsid w:val="00340D7C"/>
    <w:rsid w:val="00341167"/>
    <w:rsid w:val="00341268"/>
    <w:rsid w:val="003412CA"/>
    <w:rsid w:val="003417F6"/>
    <w:rsid w:val="00343E4A"/>
    <w:rsid w:val="003451FB"/>
    <w:rsid w:val="0034535E"/>
    <w:rsid w:val="0034601D"/>
    <w:rsid w:val="00346057"/>
    <w:rsid w:val="003463FD"/>
    <w:rsid w:val="00346F4F"/>
    <w:rsid w:val="003479AA"/>
    <w:rsid w:val="00347EFE"/>
    <w:rsid w:val="00347F0C"/>
    <w:rsid w:val="003501B8"/>
    <w:rsid w:val="003502F4"/>
    <w:rsid w:val="003506C8"/>
    <w:rsid w:val="003510AE"/>
    <w:rsid w:val="00352676"/>
    <w:rsid w:val="003529CE"/>
    <w:rsid w:val="00352C64"/>
    <w:rsid w:val="003530F4"/>
    <w:rsid w:val="00353373"/>
    <w:rsid w:val="00353536"/>
    <w:rsid w:val="00353F50"/>
    <w:rsid w:val="00354563"/>
    <w:rsid w:val="003554F4"/>
    <w:rsid w:val="0035586F"/>
    <w:rsid w:val="00356044"/>
    <w:rsid w:val="003562E2"/>
    <w:rsid w:val="00357A15"/>
    <w:rsid w:val="00357EB8"/>
    <w:rsid w:val="00360004"/>
    <w:rsid w:val="003606E0"/>
    <w:rsid w:val="003607A4"/>
    <w:rsid w:val="00361B11"/>
    <w:rsid w:val="00362048"/>
    <w:rsid w:val="00362C57"/>
    <w:rsid w:val="00363480"/>
    <w:rsid w:val="00363963"/>
    <w:rsid w:val="00364317"/>
    <w:rsid w:val="003663BD"/>
    <w:rsid w:val="00367DE2"/>
    <w:rsid w:val="00370495"/>
    <w:rsid w:val="003718CF"/>
    <w:rsid w:val="003736ED"/>
    <w:rsid w:val="00373C0F"/>
    <w:rsid w:val="00373D81"/>
    <w:rsid w:val="00374222"/>
    <w:rsid w:val="00374242"/>
    <w:rsid w:val="003745EC"/>
    <w:rsid w:val="00375004"/>
    <w:rsid w:val="003768A3"/>
    <w:rsid w:val="003768B9"/>
    <w:rsid w:val="00376C6A"/>
    <w:rsid w:val="003804EB"/>
    <w:rsid w:val="003807F0"/>
    <w:rsid w:val="00381821"/>
    <w:rsid w:val="00381842"/>
    <w:rsid w:val="00381AE6"/>
    <w:rsid w:val="00381C8F"/>
    <w:rsid w:val="00381EFA"/>
    <w:rsid w:val="00382A1F"/>
    <w:rsid w:val="0038373B"/>
    <w:rsid w:val="00384498"/>
    <w:rsid w:val="003850BE"/>
    <w:rsid w:val="003850E3"/>
    <w:rsid w:val="00385377"/>
    <w:rsid w:val="00385C5D"/>
    <w:rsid w:val="00385CE6"/>
    <w:rsid w:val="0038626C"/>
    <w:rsid w:val="00386295"/>
    <w:rsid w:val="00386472"/>
    <w:rsid w:val="00386AF6"/>
    <w:rsid w:val="00386FF5"/>
    <w:rsid w:val="0038742F"/>
    <w:rsid w:val="00387F86"/>
    <w:rsid w:val="003901EA"/>
    <w:rsid w:val="00391A39"/>
    <w:rsid w:val="00391E64"/>
    <w:rsid w:val="003929E8"/>
    <w:rsid w:val="00392E74"/>
    <w:rsid w:val="00393AEE"/>
    <w:rsid w:val="00393D8B"/>
    <w:rsid w:val="00394D06"/>
    <w:rsid w:val="00395233"/>
    <w:rsid w:val="00395257"/>
    <w:rsid w:val="003955EE"/>
    <w:rsid w:val="00395EFC"/>
    <w:rsid w:val="00395F02"/>
    <w:rsid w:val="00396F5E"/>
    <w:rsid w:val="00397122"/>
    <w:rsid w:val="00397A85"/>
    <w:rsid w:val="003A0144"/>
    <w:rsid w:val="003A07D5"/>
    <w:rsid w:val="003A0B4B"/>
    <w:rsid w:val="003A1464"/>
    <w:rsid w:val="003A1844"/>
    <w:rsid w:val="003A1BA0"/>
    <w:rsid w:val="003A25FB"/>
    <w:rsid w:val="003A305C"/>
    <w:rsid w:val="003A3319"/>
    <w:rsid w:val="003A4201"/>
    <w:rsid w:val="003A4B1B"/>
    <w:rsid w:val="003A549A"/>
    <w:rsid w:val="003A555C"/>
    <w:rsid w:val="003A5B95"/>
    <w:rsid w:val="003A5D8A"/>
    <w:rsid w:val="003A6491"/>
    <w:rsid w:val="003A6EC8"/>
    <w:rsid w:val="003B056D"/>
    <w:rsid w:val="003B086C"/>
    <w:rsid w:val="003B097B"/>
    <w:rsid w:val="003B131C"/>
    <w:rsid w:val="003B1695"/>
    <w:rsid w:val="003B1D1E"/>
    <w:rsid w:val="003B281D"/>
    <w:rsid w:val="003B2BEE"/>
    <w:rsid w:val="003B2D7F"/>
    <w:rsid w:val="003B2FDA"/>
    <w:rsid w:val="003B42AA"/>
    <w:rsid w:val="003B43ED"/>
    <w:rsid w:val="003B448A"/>
    <w:rsid w:val="003B448F"/>
    <w:rsid w:val="003B529E"/>
    <w:rsid w:val="003B5362"/>
    <w:rsid w:val="003B57C0"/>
    <w:rsid w:val="003B61A9"/>
    <w:rsid w:val="003B6675"/>
    <w:rsid w:val="003B6B94"/>
    <w:rsid w:val="003B6E96"/>
    <w:rsid w:val="003C218C"/>
    <w:rsid w:val="003C2B18"/>
    <w:rsid w:val="003C396A"/>
    <w:rsid w:val="003C3CA6"/>
    <w:rsid w:val="003C416D"/>
    <w:rsid w:val="003C452C"/>
    <w:rsid w:val="003C4742"/>
    <w:rsid w:val="003C5D08"/>
    <w:rsid w:val="003C5DD7"/>
    <w:rsid w:val="003C774D"/>
    <w:rsid w:val="003C7AC5"/>
    <w:rsid w:val="003D0177"/>
    <w:rsid w:val="003D01A2"/>
    <w:rsid w:val="003D08BC"/>
    <w:rsid w:val="003D0D5B"/>
    <w:rsid w:val="003D1A21"/>
    <w:rsid w:val="003D285B"/>
    <w:rsid w:val="003D3CAA"/>
    <w:rsid w:val="003D3D09"/>
    <w:rsid w:val="003D4C4C"/>
    <w:rsid w:val="003D53F8"/>
    <w:rsid w:val="003D546A"/>
    <w:rsid w:val="003D6B87"/>
    <w:rsid w:val="003D7217"/>
    <w:rsid w:val="003D7C05"/>
    <w:rsid w:val="003E08BA"/>
    <w:rsid w:val="003E094F"/>
    <w:rsid w:val="003E0B97"/>
    <w:rsid w:val="003E105E"/>
    <w:rsid w:val="003E23DD"/>
    <w:rsid w:val="003E2CC2"/>
    <w:rsid w:val="003E2D97"/>
    <w:rsid w:val="003E361C"/>
    <w:rsid w:val="003E363A"/>
    <w:rsid w:val="003E40FC"/>
    <w:rsid w:val="003E6534"/>
    <w:rsid w:val="003F0320"/>
    <w:rsid w:val="003F066D"/>
    <w:rsid w:val="003F06F2"/>
    <w:rsid w:val="003F0C7E"/>
    <w:rsid w:val="003F13EF"/>
    <w:rsid w:val="003F1C7A"/>
    <w:rsid w:val="003F2475"/>
    <w:rsid w:val="003F2678"/>
    <w:rsid w:val="003F2CBE"/>
    <w:rsid w:val="003F2DD1"/>
    <w:rsid w:val="003F386A"/>
    <w:rsid w:val="003F38F6"/>
    <w:rsid w:val="003F45D1"/>
    <w:rsid w:val="003F554E"/>
    <w:rsid w:val="003F6B6F"/>
    <w:rsid w:val="003F6E52"/>
    <w:rsid w:val="003F77F2"/>
    <w:rsid w:val="004001A0"/>
    <w:rsid w:val="00400481"/>
    <w:rsid w:val="00400969"/>
    <w:rsid w:val="00400A8C"/>
    <w:rsid w:val="00400D1D"/>
    <w:rsid w:val="00400FF3"/>
    <w:rsid w:val="00401A98"/>
    <w:rsid w:val="00401EFC"/>
    <w:rsid w:val="00401F07"/>
    <w:rsid w:val="00402B68"/>
    <w:rsid w:val="00402CA5"/>
    <w:rsid w:val="00403457"/>
    <w:rsid w:val="004039DC"/>
    <w:rsid w:val="00407AA6"/>
    <w:rsid w:val="00410417"/>
    <w:rsid w:val="00410893"/>
    <w:rsid w:val="00410BB6"/>
    <w:rsid w:val="00410E45"/>
    <w:rsid w:val="00410E53"/>
    <w:rsid w:val="004113BD"/>
    <w:rsid w:val="00412127"/>
    <w:rsid w:val="00413168"/>
    <w:rsid w:val="004143FD"/>
    <w:rsid w:val="00414636"/>
    <w:rsid w:val="00414A41"/>
    <w:rsid w:val="00414EAF"/>
    <w:rsid w:val="00416BE4"/>
    <w:rsid w:val="00417682"/>
    <w:rsid w:val="00417D96"/>
    <w:rsid w:val="00417ECB"/>
    <w:rsid w:val="0042033C"/>
    <w:rsid w:val="00420B05"/>
    <w:rsid w:val="004211B9"/>
    <w:rsid w:val="0042190F"/>
    <w:rsid w:val="00422E01"/>
    <w:rsid w:val="00424B02"/>
    <w:rsid w:val="0042620F"/>
    <w:rsid w:val="004303CF"/>
    <w:rsid w:val="00430762"/>
    <w:rsid w:val="00430A86"/>
    <w:rsid w:val="00431369"/>
    <w:rsid w:val="004313BE"/>
    <w:rsid w:val="00431DBE"/>
    <w:rsid w:val="00432579"/>
    <w:rsid w:val="004325B8"/>
    <w:rsid w:val="00432DCE"/>
    <w:rsid w:val="004332D2"/>
    <w:rsid w:val="00433C28"/>
    <w:rsid w:val="004352F6"/>
    <w:rsid w:val="00435C5D"/>
    <w:rsid w:val="00436609"/>
    <w:rsid w:val="00437714"/>
    <w:rsid w:val="00437F42"/>
    <w:rsid w:val="004405F9"/>
    <w:rsid w:val="00440B8C"/>
    <w:rsid w:val="00440FD7"/>
    <w:rsid w:val="00441235"/>
    <w:rsid w:val="0044172F"/>
    <w:rsid w:val="00442F56"/>
    <w:rsid w:val="00442F72"/>
    <w:rsid w:val="00443681"/>
    <w:rsid w:val="004438AB"/>
    <w:rsid w:val="004438DB"/>
    <w:rsid w:val="00443A1D"/>
    <w:rsid w:val="00444385"/>
    <w:rsid w:val="00444991"/>
    <w:rsid w:val="0044532E"/>
    <w:rsid w:val="004454CE"/>
    <w:rsid w:val="00445839"/>
    <w:rsid w:val="00446362"/>
    <w:rsid w:val="004471DE"/>
    <w:rsid w:val="00447E10"/>
    <w:rsid w:val="004507B6"/>
    <w:rsid w:val="004515BC"/>
    <w:rsid w:val="004516FC"/>
    <w:rsid w:val="004522EB"/>
    <w:rsid w:val="0045236F"/>
    <w:rsid w:val="00452429"/>
    <w:rsid w:val="0045375C"/>
    <w:rsid w:val="00453935"/>
    <w:rsid w:val="00453A6A"/>
    <w:rsid w:val="004540D2"/>
    <w:rsid w:val="004541FC"/>
    <w:rsid w:val="00454398"/>
    <w:rsid w:val="00454AA8"/>
    <w:rsid w:val="00454BF3"/>
    <w:rsid w:val="00455027"/>
    <w:rsid w:val="00455184"/>
    <w:rsid w:val="00455FA5"/>
    <w:rsid w:val="00456DD4"/>
    <w:rsid w:val="00457084"/>
    <w:rsid w:val="00461B30"/>
    <w:rsid w:val="004622F6"/>
    <w:rsid w:val="004626AB"/>
    <w:rsid w:val="00462F17"/>
    <w:rsid w:val="004645BB"/>
    <w:rsid w:val="0046544A"/>
    <w:rsid w:val="00465C7F"/>
    <w:rsid w:val="004675C3"/>
    <w:rsid w:val="0046766A"/>
    <w:rsid w:val="00470323"/>
    <w:rsid w:val="00470410"/>
    <w:rsid w:val="00470B42"/>
    <w:rsid w:val="00471CB0"/>
    <w:rsid w:val="00472859"/>
    <w:rsid w:val="0047314F"/>
    <w:rsid w:val="004731C2"/>
    <w:rsid w:val="004735B1"/>
    <w:rsid w:val="0047424A"/>
    <w:rsid w:val="00475804"/>
    <w:rsid w:val="00475B75"/>
    <w:rsid w:val="00475EEC"/>
    <w:rsid w:val="0047619B"/>
    <w:rsid w:val="00476786"/>
    <w:rsid w:val="00476A8D"/>
    <w:rsid w:val="00477022"/>
    <w:rsid w:val="0047786E"/>
    <w:rsid w:val="0047799C"/>
    <w:rsid w:val="004802CC"/>
    <w:rsid w:val="0048148D"/>
    <w:rsid w:val="004823BF"/>
    <w:rsid w:val="0048298A"/>
    <w:rsid w:val="00482BD6"/>
    <w:rsid w:val="00482FD2"/>
    <w:rsid w:val="00485459"/>
    <w:rsid w:val="00485889"/>
    <w:rsid w:val="00485BBD"/>
    <w:rsid w:val="00485E9F"/>
    <w:rsid w:val="00486EE7"/>
    <w:rsid w:val="00487C54"/>
    <w:rsid w:val="0049035D"/>
    <w:rsid w:val="00490C3C"/>
    <w:rsid w:val="00490F13"/>
    <w:rsid w:val="004913A0"/>
    <w:rsid w:val="004914F7"/>
    <w:rsid w:val="00491E16"/>
    <w:rsid w:val="004929E0"/>
    <w:rsid w:val="004934E2"/>
    <w:rsid w:val="00493D3A"/>
    <w:rsid w:val="0049472F"/>
    <w:rsid w:val="004948CE"/>
    <w:rsid w:val="0049506C"/>
    <w:rsid w:val="0049722B"/>
    <w:rsid w:val="004979E3"/>
    <w:rsid w:val="004A0698"/>
    <w:rsid w:val="004A0804"/>
    <w:rsid w:val="004A11D9"/>
    <w:rsid w:val="004A18D7"/>
    <w:rsid w:val="004A19B9"/>
    <w:rsid w:val="004A1C79"/>
    <w:rsid w:val="004A1F52"/>
    <w:rsid w:val="004A3775"/>
    <w:rsid w:val="004A4137"/>
    <w:rsid w:val="004A4237"/>
    <w:rsid w:val="004A4894"/>
    <w:rsid w:val="004A5556"/>
    <w:rsid w:val="004A57E6"/>
    <w:rsid w:val="004A5BAF"/>
    <w:rsid w:val="004A6528"/>
    <w:rsid w:val="004A6BC0"/>
    <w:rsid w:val="004A73C2"/>
    <w:rsid w:val="004A79C5"/>
    <w:rsid w:val="004A7A24"/>
    <w:rsid w:val="004B03E3"/>
    <w:rsid w:val="004B1AF8"/>
    <w:rsid w:val="004B2074"/>
    <w:rsid w:val="004B357C"/>
    <w:rsid w:val="004B3BC6"/>
    <w:rsid w:val="004B4961"/>
    <w:rsid w:val="004B498E"/>
    <w:rsid w:val="004B4B04"/>
    <w:rsid w:val="004B5840"/>
    <w:rsid w:val="004B6049"/>
    <w:rsid w:val="004B64BE"/>
    <w:rsid w:val="004B6C9E"/>
    <w:rsid w:val="004B7917"/>
    <w:rsid w:val="004B7918"/>
    <w:rsid w:val="004B7961"/>
    <w:rsid w:val="004B7CDF"/>
    <w:rsid w:val="004C08B9"/>
    <w:rsid w:val="004C0E29"/>
    <w:rsid w:val="004C0E8E"/>
    <w:rsid w:val="004C25EB"/>
    <w:rsid w:val="004C298D"/>
    <w:rsid w:val="004C2C3C"/>
    <w:rsid w:val="004C35E1"/>
    <w:rsid w:val="004C3D02"/>
    <w:rsid w:val="004C4577"/>
    <w:rsid w:val="004C45C7"/>
    <w:rsid w:val="004C4CE8"/>
    <w:rsid w:val="004C545B"/>
    <w:rsid w:val="004C60AC"/>
    <w:rsid w:val="004C7C56"/>
    <w:rsid w:val="004D0295"/>
    <w:rsid w:val="004D2EA2"/>
    <w:rsid w:val="004D312C"/>
    <w:rsid w:val="004D370D"/>
    <w:rsid w:val="004D45E7"/>
    <w:rsid w:val="004D543F"/>
    <w:rsid w:val="004D565E"/>
    <w:rsid w:val="004D6103"/>
    <w:rsid w:val="004D6ABB"/>
    <w:rsid w:val="004D6F7B"/>
    <w:rsid w:val="004D78B2"/>
    <w:rsid w:val="004D7F3D"/>
    <w:rsid w:val="004E0B73"/>
    <w:rsid w:val="004E1245"/>
    <w:rsid w:val="004E1AAE"/>
    <w:rsid w:val="004E263B"/>
    <w:rsid w:val="004E47BD"/>
    <w:rsid w:val="004E51DE"/>
    <w:rsid w:val="004E528C"/>
    <w:rsid w:val="004E549B"/>
    <w:rsid w:val="004E5C68"/>
    <w:rsid w:val="004E697B"/>
    <w:rsid w:val="004E76EB"/>
    <w:rsid w:val="004E7736"/>
    <w:rsid w:val="004F3672"/>
    <w:rsid w:val="004F3C33"/>
    <w:rsid w:val="004F3C63"/>
    <w:rsid w:val="004F4749"/>
    <w:rsid w:val="004F5819"/>
    <w:rsid w:val="004F5D1E"/>
    <w:rsid w:val="004F670B"/>
    <w:rsid w:val="004F6A20"/>
    <w:rsid w:val="004F7AC9"/>
    <w:rsid w:val="004F7C41"/>
    <w:rsid w:val="00500057"/>
    <w:rsid w:val="005004C0"/>
    <w:rsid w:val="005008C0"/>
    <w:rsid w:val="00500EEF"/>
    <w:rsid w:val="005011C9"/>
    <w:rsid w:val="005014E7"/>
    <w:rsid w:val="00501BE1"/>
    <w:rsid w:val="00501F85"/>
    <w:rsid w:val="00502C7E"/>
    <w:rsid w:val="005034A2"/>
    <w:rsid w:val="0050376C"/>
    <w:rsid w:val="0050390F"/>
    <w:rsid w:val="005039B3"/>
    <w:rsid w:val="005043BC"/>
    <w:rsid w:val="00504C31"/>
    <w:rsid w:val="00505707"/>
    <w:rsid w:val="00506F96"/>
    <w:rsid w:val="0050711B"/>
    <w:rsid w:val="005072A5"/>
    <w:rsid w:val="00507AFE"/>
    <w:rsid w:val="00507AFF"/>
    <w:rsid w:val="00512782"/>
    <w:rsid w:val="00514474"/>
    <w:rsid w:val="00514542"/>
    <w:rsid w:val="005159E2"/>
    <w:rsid w:val="00515E37"/>
    <w:rsid w:val="00517431"/>
    <w:rsid w:val="005176EF"/>
    <w:rsid w:val="005176FA"/>
    <w:rsid w:val="0052176D"/>
    <w:rsid w:val="00522CFB"/>
    <w:rsid w:val="00523B6C"/>
    <w:rsid w:val="00525291"/>
    <w:rsid w:val="005258C4"/>
    <w:rsid w:val="005261FA"/>
    <w:rsid w:val="005274CF"/>
    <w:rsid w:val="005302B6"/>
    <w:rsid w:val="0053034C"/>
    <w:rsid w:val="00530424"/>
    <w:rsid w:val="00530491"/>
    <w:rsid w:val="00531026"/>
    <w:rsid w:val="00531E55"/>
    <w:rsid w:val="00531F82"/>
    <w:rsid w:val="0053246B"/>
    <w:rsid w:val="00532CE6"/>
    <w:rsid w:val="00532DA3"/>
    <w:rsid w:val="005335B7"/>
    <w:rsid w:val="0053395D"/>
    <w:rsid w:val="00533CC8"/>
    <w:rsid w:val="005340E9"/>
    <w:rsid w:val="005346C8"/>
    <w:rsid w:val="0053520F"/>
    <w:rsid w:val="005357BC"/>
    <w:rsid w:val="00535C59"/>
    <w:rsid w:val="005369B9"/>
    <w:rsid w:val="00537219"/>
    <w:rsid w:val="0053722C"/>
    <w:rsid w:val="005400D6"/>
    <w:rsid w:val="00540825"/>
    <w:rsid w:val="00540FE9"/>
    <w:rsid w:val="00541283"/>
    <w:rsid w:val="00541CF4"/>
    <w:rsid w:val="00541ED1"/>
    <w:rsid w:val="00541FBA"/>
    <w:rsid w:val="00542E24"/>
    <w:rsid w:val="00543B60"/>
    <w:rsid w:val="00543ED7"/>
    <w:rsid w:val="00544DC9"/>
    <w:rsid w:val="0054652C"/>
    <w:rsid w:val="0054678F"/>
    <w:rsid w:val="00546E42"/>
    <w:rsid w:val="00547153"/>
    <w:rsid w:val="00547662"/>
    <w:rsid w:val="00547D8F"/>
    <w:rsid w:val="00551166"/>
    <w:rsid w:val="00551200"/>
    <w:rsid w:val="00551539"/>
    <w:rsid w:val="00551795"/>
    <w:rsid w:val="00551888"/>
    <w:rsid w:val="00552C63"/>
    <w:rsid w:val="00553A27"/>
    <w:rsid w:val="00554CEF"/>
    <w:rsid w:val="0055522B"/>
    <w:rsid w:val="00555EC8"/>
    <w:rsid w:val="005565EE"/>
    <w:rsid w:val="0055673F"/>
    <w:rsid w:val="0055677E"/>
    <w:rsid w:val="005567E4"/>
    <w:rsid w:val="00557E35"/>
    <w:rsid w:val="005609BE"/>
    <w:rsid w:val="005609EF"/>
    <w:rsid w:val="00563348"/>
    <w:rsid w:val="00563537"/>
    <w:rsid w:val="005638B8"/>
    <w:rsid w:val="00563A17"/>
    <w:rsid w:val="005645E5"/>
    <w:rsid w:val="0056486B"/>
    <w:rsid w:val="00564943"/>
    <w:rsid w:val="00564C13"/>
    <w:rsid w:val="0057001A"/>
    <w:rsid w:val="005710A2"/>
    <w:rsid w:val="0057151F"/>
    <w:rsid w:val="005722C1"/>
    <w:rsid w:val="005723E9"/>
    <w:rsid w:val="00572878"/>
    <w:rsid w:val="00572CD2"/>
    <w:rsid w:val="00574DB5"/>
    <w:rsid w:val="00574E7E"/>
    <w:rsid w:val="0058005C"/>
    <w:rsid w:val="00580FB3"/>
    <w:rsid w:val="00580FF2"/>
    <w:rsid w:val="00581ADF"/>
    <w:rsid w:val="00581F3A"/>
    <w:rsid w:val="00582286"/>
    <w:rsid w:val="005824C0"/>
    <w:rsid w:val="005824ED"/>
    <w:rsid w:val="005824F9"/>
    <w:rsid w:val="005836E7"/>
    <w:rsid w:val="005842DE"/>
    <w:rsid w:val="00584647"/>
    <w:rsid w:val="00584706"/>
    <w:rsid w:val="005849E1"/>
    <w:rsid w:val="00585BE5"/>
    <w:rsid w:val="00586784"/>
    <w:rsid w:val="00586FA5"/>
    <w:rsid w:val="0058705E"/>
    <w:rsid w:val="0058708D"/>
    <w:rsid w:val="00587104"/>
    <w:rsid w:val="0058713A"/>
    <w:rsid w:val="005879CF"/>
    <w:rsid w:val="0059013B"/>
    <w:rsid w:val="00592A90"/>
    <w:rsid w:val="00592EAC"/>
    <w:rsid w:val="00592F54"/>
    <w:rsid w:val="00593A2E"/>
    <w:rsid w:val="00593C23"/>
    <w:rsid w:val="00593CCF"/>
    <w:rsid w:val="0059587C"/>
    <w:rsid w:val="00595F99"/>
    <w:rsid w:val="0059608C"/>
    <w:rsid w:val="00596BEA"/>
    <w:rsid w:val="00597453"/>
    <w:rsid w:val="00597C97"/>
    <w:rsid w:val="00597DA0"/>
    <w:rsid w:val="005A041B"/>
    <w:rsid w:val="005A0DD1"/>
    <w:rsid w:val="005A288F"/>
    <w:rsid w:val="005A357D"/>
    <w:rsid w:val="005A361B"/>
    <w:rsid w:val="005A4C56"/>
    <w:rsid w:val="005A51F6"/>
    <w:rsid w:val="005A5C8D"/>
    <w:rsid w:val="005A6575"/>
    <w:rsid w:val="005B28A2"/>
    <w:rsid w:val="005B2AFE"/>
    <w:rsid w:val="005B37DB"/>
    <w:rsid w:val="005B4DFD"/>
    <w:rsid w:val="005B5F6F"/>
    <w:rsid w:val="005B69F0"/>
    <w:rsid w:val="005B71E3"/>
    <w:rsid w:val="005B7335"/>
    <w:rsid w:val="005B7989"/>
    <w:rsid w:val="005C023D"/>
    <w:rsid w:val="005C0297"/>
    <w:rsid w:val="005C17B9"/>
    <w:rsid w:val="005C1FFB"/>
    <w:rsid w:val="005C38B1"/>
    <w:rsid w:val="005C3D23"/>
    <w:rsid w:val="005C4B49"/>
    <w:rsid w:val="005C5C16"/>
    <w:rsid w:val="005C5F32"/>
    <w:rsid w:val="005C6616"/>
    <w:rsid w:val="005C6E40"/>
    <w:rsid w:val="005D10CD"/>
    <w:rsid w:val="005D13A0"/>
    <w:rsid w:val="005D1E77"/>
    <w:rsid w:val="005D28FB"/>
    <w:rsid w:val="005D2C6F"/>
    <w:rsid w:val="005D2D5E"/>
    <w:rsid w:val="005D3BC1"/>
    <w:rsid w:val="005D503C"/>
    <w:rsid w:val="005D53D3"/>
    <w:rsid w:val="005D722C"/>
    <w:rsid w:val="005D72CC"/>
    <w:rsid w:val="005E2EC6"/>
    <w:rsid w:val="005E369D"/>
    <w:rsid w:val="005E450A"/>
    <w:rsid w:val="005E4ED1"/>
    <w:rsid w:val="005E5127"/>
    <w:rsid w:val="005E570A"/>
    <w:rsid w:val="005E5E9A"/>
    <w:rsid w:val="005E6BD4"/>
    <w:rsid w:val="005E6DA9"/>
    <w:rsid w:val="005E6E7D"/>
    <w:rsid w:val="005F002D"/>
    <w:rsid w:val="005F00A8"/>
    <w:rsid w:val="005F07BC"/>
    <w:rsid w:val="005F1215"/>
    <w:rsid w:val="005F14B6"/>
    <w:rsid w:val="005F2808"/>
    <w:rsid w:val="005F2A62"/>
    <w:rsid w:val="005F2D1F"/>
    <w:rsid w:val="005F34E7"/>
    <w:rsid w:val="005F3A85"/>
    <w:rsid w:val="005F3D7E"/>
    <w:rsid w:val="005F412D"/>
    <w:rsid w:val="005F4B2C"/>
    <w:rsid w:val="005F4D6E"/>
    <w:rsid w:val="005F574E"/>
    <w:rsid w:val="005F5B1E"/>
    <w:rsid w:val="005F5D93"/>
    <w:rsid w:val="005F6613"/>
    <w:rsid w:val="005F70E1"/>
    <w:rsid w:val="005F7BBD"/>
    <w:rsid w:val="006002ED"/>
    <w:rsid w:val="00600430"/>
    <w:rsid w:val="0060101A"/>
    <w:rsid w:val="00601974"/>
    <w:rsid w:val="00604033"/>
    <w:rsid w:val="00606CA6"/>
    <w:rsid w:val="006071D4"/>
    <w:rsid w:val="006101FA"/>
    <w:rsid w:val="00610668"/>
    <w:rsid w:val="00610A31"/>
    <w:rsid w:val="006115DD"/>
    <w:rsid w:val="006129B4"/>
    <w:rsid w:val="00613646"/>
    <w:rsid w:val="00613971"/>
    <w:rsid w:val="00613976"/>
    <w:rsid w:val="00613D3F"/>
    <w:rsid w:val="00614093"/>
    <w:rsid w:val="006145EB"/>
    <w:rsid w:val="00614C3C"/>
    <w:rsid w:val="00615C97"/>
    <w:rsid w:val="0061611E"/>
    <w:rsid w:val="00616C0E"/>
    <w:rsid w:val="00616FB7"/>
    <w:rsid w:val="0061703A"/>
    <w:rsid w:val="00620288"/>
    <w:rsid w:val="00621425"/>
    <w:rsid w:val="00624230"/>
    <w:rsid w:val="0062490D"/>
    <w:rsid w:val="00626CB5"/>
    <w:rsid w:val="00626D18"/>
    <w:rsid w:val="00630838"/>
    <w:rsid w:val="00630EE4"/>
    <w:rsid w:val="006316C8"/>
    <w:rsid w:val="00632062"/>
    <w:rsid w:val="0063252A"/>
    <w:rsid w:val="006344C3"/>
    <w:rsid w:val="00634C8A"/>
    <w:rsid w:val="00635036"/>
    <w:rsid w:val="00637251"/>
    <w:rsid w:val="00640BAE"/>
    <w:rsid w:val="00641696"/>
    <w:rsid w:val="00641A32"/>
    <w:rsid w:val="00641B16"/>
    <w:rsid w:val="00642625"/>
    <w:rsid w:val="00643188"/>
    <w:rsid w:val="00643200"/>
    <w:rsid w:val="00644197"/>
    <w:rsid w:val="00645F94"/>
    <w:rsid w:val="0064632E"/>
    <w:rsid w:val="00646431"/>
    <w:rsid w:val="00647349"/>
    <w:rsid w:val="00647F8E"/>
    <w:rsid w:val="00651450"/>
    <w:rsid w:val="00651D0F"/>
    <w:rsid w:val="00651F21"/>
    <w:rsid w:val="0065253C"/>
    <w:rsid w:val="0065259F"/>
    <w:rsid w:val="00652DFB"/>
    <w:rsid w:val="00653B22"/>
    <w:rsid w:val="0065493B"/>
    <w:rsid w:val="00654CC4"/>
    <w:rsid w:val="0065551C"/>
    <w:rsid w:val="00655E65"/>
    <w:rsid w:val="00656218"/>
    <w:rsid w:val="00656E20"/>
    <w:rsid w:val="00656EA6"/>
    <w:rsid w:val="0065720A"/>
    <w:rsid w:val="00657730"/>
    <w:rsid w:val="00657CCE"/>
    <w:rsid w:val="006604B3"/>
    <w:rsid w:val="00661007"/>
    <w:rsid w:val="006612A8"/>
    <w:rsid w:val="00661824"/>
    <w:rsid w:val="00662186"/>
    <w:rsid w:val="00663840"/>
    <w:rsid w:val="00663CAA"/>
    <w:rsid w:val="0066430B"/>
    <w:rsid w:val="00664675"/>
    <w:rsid w:val="00665D0E"/>
    <w:rsid w:val="00667C87"/>
    <w:rsid w:val="00670E42"/>
    <w:rsid w:val="00671CB3"/>
    <w:rsid w:val="00672D4A"/>
    <w:rsid w:val="00674E67"/>
    <w:rsid w:val="00674E7E"/>
    <w:rsid w:val="00675112"/>
    <w:rsid w:val="006751B5"/>
    <w:rsid w:val="00675A57"/>
    <w:rsid w:val="006767C2"/>
    <w:rsid w:val="00676D8F"/>
    <w:rsid w:val="00676FED"/>
    <w:rsid w:val="006772BF"/>
    <w:rsid w:val="006808F6"/>
    <w:rsid w:val="006811D9"/>
    <w:rsid w:val="00681562"/>
    <w:rsid w:val="006817AF"/>
    <w:rsid w:val="00684C4A"/>
    <w:rsid w:val="00684DC5"/>
    <w:rsid w:val="00684DE4"/>
    <w:rsid w:val="00685E17"/>
    <w:rsid w:val="00686922"/>
    <w:rsid w:val="00687878"/>
    <w:rsid w:val="00691B5E"/>
    <w:rsid w:val="00691F56"/>
    <w:rsid w:val="006924AF"/>
    <w:rsid w:val="00692DA7"/>
    <w:rsid w:val="00693719"/>
    <w:rsid w:val="00693FC2"/>
    <w:rsid w:val="00694508"/>
    <w:rsid w:val="0069464C"/>
    <w:rsid w:val="00694764"/>
    <w:rsid w:val="00694E0C"/>
    <w:rsid w:val="00694FD9"/>
    <w:rsid w:val="00695297"/>
    <w:rsid w:val="006959F9"/>
    <w:rsid w:val="0069605E"/>
    <w:rsid w:val="00696546"/>
    <w:rsid w:val="00696F65"/>
    <w:rsid w:val="00697B32"/>
    <w:rsid w:val="00697E6B"/>
    <w:rsid w:val="006A0246"/>
    <w:rsid w:val="006A03CC"/>
    <w:rsid w:val="006A10D3"/>
    <w:rsid w:val="006A2AF9"/>
    <w:rsid w:val="006A2F2C"/>
    <w:rsid w:val="006A3759"/>
    <w:rsid w:val="006A3A5F"/>
    <w:rsid w:val="006A4428"/>
    <w:rsid w:val="006A508F"/>
    <w:rsid w:val="006A50C1"/>
    <w:rsid w:val="006A715C"/>
    <w:rsid w:val="006B011B"/>
    <w:rsid w:val="006B11D7"/>
    <w:rsid w:val="006B1BD1"/>
    <w:rsid w:val="006B1E63"/>
    <w:rsid w:val="006B2A15"/>
    <w:rsid w:val="006B2D64"/>
    <w:rsid w:val="006B2E1E"/>
    <w:rsid w:val="006B3B5E"/>
    <w:rsid w:val="006B3E3C"/>
    <w:rsid w:val="006B5144"/>
    <w:rsid w:val="006B5FA5"/>
    <w:rsid w:val="006B6008"/>
    <w:rsid w:val="006B63F9"/>
    <w:rsid w:val="006B6B2C"/>
    <w:rsid w:val="006B7DAE"/>
    <w:rsid w:val="006C1312"/>
    <w:rsid w:val="006C1494"/>
    <w:rsid w:val="006C1D75"/>
    <w:rsid w:val="006C22EB"/>
    <w:rsid w:val="006C235A"/>
    <w:rsid w:val="006C26E0"/>
    <w:rsid w:val="006C2C81"/>
    <w:rsid w:val="006C3392"/>
    <w:rsid w:val="006C3B16"/>
    <w:rsid w:val="006C4C60"/>
    <w:rsid w:val="006C4CD1"/>
    <w:rsid w:val="006C4EA5"/>
    <w:rsid w:val="006C6257"/>
    <w:rsid w:val="006C662B"/>
    <w:rsid w:val="006C783A"/>
    <w:rsid w:val="006C7F92"/>
    <w:rsid w:val="006D02A8"/>
    <w:rsid w:val="006D0866"/>
    <w:rsid w:val="006D16FC"/>
    <w:rsid w:val="006D184D"/>
    <w:rsid w:val="006D2316"/>
    <w:rsid w:val="006D2A13"/>
    <w:rsid w:val="006D2CAD"/>
    <w:rsid w:val="006D35BC"/>
    <w:rsid w:val="006D5073"/>
    <w:rsid w:val="006D5DE8"/>
    <w:rsid w:val="006D6DF4"/>
    <w:rsid w:val="006D6EBE"/>
    <w:rsid w:val="006D74A8"/>
    <w:rsid w:val="006D77FF"/>
    <w:rsid w:val="006D7830"/>
    <w:rsid w:val="006D78E5"/>
    <w:rsid w:val="006E0999"/>
    <w:rsid w:val="006E17D1"/>
    <w:rsid w:val="006E1994"/>
    <w:rsid w:val="006E1B13"/>
    <w:rsid w:val="006E2946"/>
    <w:rsid w:val="006E2AC8"/>
    <w:rsid w:val="006E3575"/>
    <w:rsid w:val="006E3BDE"/>
    <w:rsid w:val="006E3F45"/>
    <w:rsid w:val="006E46AB"/>
    <w:rsid w:val="006E4850"/>
    <w:rsid w:val="006E56D6"/>
    <w:rsid w:val="006E5B03"/>
    <w:rsid w:val="006E5D10"/>
    <w:rsid w:val="006E65EA"/>
    <w:rsid w:val="006E7B79"/>
    <w:rsid w:val="006E7C04"/>
    <w:rsid w:val="006F1036"/>
    <w:rsid w:val="006F31B7"/>
    <w:rsid w:val="006F4692"/>
    <w:rsid w:val="006F5178"/>
    <w:rsid w:val="006F51E3"/>
    <w:rsid w:val="006F58D7"/>
    <w:rsid w:val="006F6C3A"/>
    <w:rsid w:val="006F7A56"/>
    <w:rsid w:val="006F7BED"/>
    <w:rsid w:val="006F7C1A"/>
    <w:rsid w:val="006F7D77"/>
    <w:rsid w:val="006F7F23"/>
    <w:rsid w:val="007002FB"/>
    <w:rsid w:val="0070044A"/>
    <w:rsid w:val="00700EA5"/>
    <w:rsid w:val="0070168C"/>
    <w:rsid w:val="00702F04"/>
    <w:rsid w:val="007041EB"/>
    <w:rsid w:val="0070439B"/>
    <w:rsid w:val="007044B0"/>
    <w:rsid w:val="00704DC0"/>
    <w:rsid w:val="00705399"/>
    <w:rsid w:val="00705C8B"/>
    <w:rsid w:val="00705FC8"/>
    <w:rsid w:val="007062CA"/>
    <w:rsid w:val="00706E47"/>
    <w:rsid w:val="00706ED5"/>
    <w:rsid w:val="00706F8D"/>
    <w:rsid w:val="00707022"/>
    <w:rsid w:val="00707041"/>
    <w:rsid w:val="0070756E"/>
    <w:rsid w:val="0070792E"/>
    <w:rsid w:val="00707C5E"/>
    <w:rsid w:val="00707DF9"/>
    <w:rsid w:val="0071074C"/>
    <w:rsid w:val="00710A09"/>
    <w:rsid w:val="00711C66"/>
    <w:rsid w:val="00711FE4"/>
    <w:rsid w:val="00713B62"/>
    <w:rsid w:val="00713DB2"/>
    <w:rsid w:val="00713E95"/>
    <w:rsid w:val="00714151"/>
    <w:rsid w:val="00714355"/>
    <w:rsid w:val="007148BB"/>
    <w:rsid w:val="00714D44"/>
    <w:rsid w:val="00714FE1"/>
    <w:rsid w:val="00716953"/>
    <w:rsid w:val="00716A2B"/>
    <w:rsid w:val="007204C5"/>
    <w:rsid w:val="00720F1A"/>
    <w:rsid w:val="007219A7"/>
    <w:rsid w:val="00724BD7"/>
    <w:rsid w:val="00725417"/>
    <w:rsid w:val="00725423"/>
    <w:rsid w:val="00725CC9"/>
    <w:rsid w:val="00726083"/>
    <w:rsid w:val="00726CFF"/>
    <w:rsid w:val="007278EF"/>
    <w:rsid w:val="00727A0A"/>
    <w:rsid w:val="00727C4A"/>
    <w:rsid w:val="007304B4"/>
    <w:rsid w:val="00732C8F"/>
    <w:rsid w:val="00733915"/>
    <w:rsid w:val="0073426A"/>
    <w:rsid w:val="00734316"/>
    <w:rsid w:val="007352C6"/>
    <w:rsid w:val="0073618B"/>
    <w:rsid w:val="007365D9"/>
    <w:rsid w:val="00736768"/>
    <w:rsid w:val="007367A8"/>
    <w:rsid w:val="00737AAD"/>
    <w:rsid w:val="00740D60"/>
    <w:rsid w:val="00740EC5"/>
    <w:rsid w:val="007418B8"/>
    <w:rsid w:val="007418C3"/>
    <w:rsid w:val="00741F59"/>
    <w:rsid w:val="007439C4"/>
    <w:rsid w:val="0074453B"/>
    <w:rsid w:val="00745431"/>
    <w:rsid w:val="007458DF"/>
    <w:rsid w:val="00745C3F"/>
    <w:rsid w:val="00746825"/>
    <w:rsid w:val="00746A19"/>
    <w:rsid w:val="00746A1A"/>
    <w:rsid w:val="00746AE8"/>
    <w:rsid w:val="00747AF1"/>
    <w:rsid w:val="00750120"/>
    <w:rsid w:val="00750923"/>
    <w:rsid w:val="00751115"/>
    <w:rsid w:val="00752574"/>
    <w:rsid w:val="00753B19"/>
    <w:rsid w:val="00754232"/>
    <w:rsid w:val="00754259"/>
    <w:rsid w:val="00754825"/>
    <w:rsid w:val="00754985"/>
    <w:rsid w:val="00754D1E"/>
    <w:rsid w:val="00755520"/>
    <w:rsid w:val="007556F9"/>
    <w:rsid w:val="00756CAF"/>
    <w:rsid w:val="007574AC"/>
    <w:rsid w:val="00761385"/>
    <w:rsid w:val="00761A45"/>
    <w:rsid w:val="007630FD"/>
    <w:rsid w:val="0076336A"/>
    <w:rsid w:val="0076348F"/>
    <w:rsid w:val="007637F9"/>
    <w:rsid w:val="0076442B"/>
    <w:rsid w:val="00765259"/>
    <w:rsid w:val="007656A7"/>
    <w:rsid w:val="007660FA"/>
    <w:rsid w:val="00766C10"/>
    <w:rsid w:val="00767B36"/>
    <w:rsid w:val="007703C9"/>
    <w:rsid w:val="007706B8"/>
    <w:rsid w:val="00770E8F"/>
    <w:rsid w:val="00771A35"/>
    <w:rsid w:val="00772C5E"/>
    <w:rsid w:val="0077474E"/>
    <w:rsid w:val="0077630E"/>
    <w:rsid w:val="007779A9"/>
    <w:rsid w:val="00777B75"/>
    <w:rsid w:val="00777EFE"/>
    <w:rsid w:val="007804CC"/>
    <w:rsid w:val="00780A16"/>
    <w:rsid w:val="00780F8A"/>
    <w:rsid w:val="00781DA0"/>
    <w:rsid w:val="0078349C"/>
    <w:rsid w:val="00783B2F"/>
    <w:rsid w:val="00783C7E"/>
    <w:rsid w:val="00783E42"/>
    <w:rsid w:val="00784C56"/>
    <w:rsid w:val="00785EF0"/>
    <w:rsid w:val="007867F1"/>
    <w:rsid w:val="00786E3D"/>
    <w:rsid w:val="00787531"/>
    <w:rsid w:val="00787C5F"/>
    <w:rsid w:val="007906C5"/>
    <w:rsid w:val="007914D2"/>
    <w:rsid w:val="00792DFD"/>
    <w:rsid w:val="00793713"/>
    <w:rsid w:val="00793B9D"/>
    <w:rsid w:val="00793DF9"/>
    <w:rsid w:val="007941E1"/>
    <w:rsid w:val="00794D2C"/>
    <w:rsid w:val="00795714"/>
    <w:rsid w:val="00795B65"/>
    <w:rsid w:val="00796B44"/>
    <w:rsid w:val="00797AF4"/>
    <w:rsid w:val="00797DA3"/>
    <w:rsid w:val="00797F97"/>
    <w:rsid w:val="007A05A2"/>
    <w:rsid w:val="007A0A23"/>
    <w:rsid w:val="007A0BEF"/>
    <w:rsid w:val="007A13C3"/>
    <w:rsid w:val="007A21E2"/>
    <w:rsid w:val="007A2936"/>
    <w:rsid w:val="007A2A48"/>
    <w:rsid w:val="007A2BA0"/>
    <w:rsid w:val="007A2BF3"/>
    <w:rsid w:val="007A3832"/>
    <w:rsid w:val="007A423F"/>
    <w:rsid w:val="007A4B44"/>
    <w:rsid w:val="007A4FCC"/>
    <w:rsid w:val="007A5B09"/>
    <w:rsid w:val="007A5ECA"/>
    <w:rsid w:val="007A6131"/>
    <w:rsid w:val="007A6990"/>
    <w:rsid w:val="007A7321"/>
    <w:rsid w:val="007B0A80"/>
    <w:rsid w:val="007B261F"/>
    <w:rsid w:val="007B26BE"/>
    <w:rsid w:val="007B2BF4"/>
    <w:rsid w:val="007B2E72"/>
    <w:rsid w:val="007B3DCC"/>
    <w:rsid w:val="007B3DDB"/>
    <w:rsid w:val="007B41A6"/>
    <w:rsid w:val="007B4359"/>
    <w:rsid w:val="007B5941"/>
    <w:rsid w:val="007B5C86"/>
    <w:rsid w:val="007B600E"/>
    <w:rsid w:val="007B6C28"/>
    <w:rsid w:val="007B7144"/>
    <w:rsid w:val="007B7A66"/>
    <w:rsid w:val="007B7AD8"/>
    <w:rsid w:val="007B7C59"/>
    <w:rsid w:val="007C0D4B"/>
    <w:rsid w:val="007C0E03"/>
    <w:rsid w:val="007C10A0"/>
    <w:rsid w:val="007C1923"/>
    <w:rsid w:val="007C19AA"/>
    <w:rsid w:val="007C19F9"/>
    <w:rsid w:val="007C2095"/>
    <w:rsid w:val="007C2A0F"/>
    <w:rsid w:val="007C2FDF"/>
    <w:rsid w:val="007C3200"/>
    <w:rsid w:val="007C394D"/>
    <w:rsid w:val="007C3D19"/>
    <w:rsid w:val="007C53E7"/>
    <w:rsid w:val="007C6119"/>
    <w:rsid w:val="007C6DE3"/>
    <w:rsid w:val="007C70C2"/>
    <w:rsid w:val="007C70E3"/>
    <w:rsid w:val="007D0B4F"/>
    <w:rsid w:val="007D0CE9"/>
    <w:rsid w:val="007D0E6A"/>
    <w:rsid w:val="007D27BA"/>
    <w:rsid w:val="007D2E3C"/>
    <w:rsid w:val="007D320B"/>
    <w:rsid w:val="007D39D3"/>
    <w:rsid w:val="007D3F33"/>
    <w:rsid w:val="007D437F"/>
    <w:rsid w:val="007D4784"/>
    <w:rsid w:val="007D4B6D"/>
    <w:rsid w:val="007D4DBF"/>
    <w:rsid w:val="007D5688"/>
    <w:rsid w:val="007D7435"/>
    <w:rsid w:val="007D7E39"/>
    <w:rsid w:val="007E0111"/>
    <w:rsid w:val="007E0E94"/>
    <w:rsid w:val="007E23F8"/>
    <w:rsid w:val="007E34D5"/>
    <w:rsid w:val="007E50FC"/>
    <w:rsid w:val="007E5907"/>
    <w:rsid w:val="007E59B4"/>
    <w:rsid w:val="007E5AB7"/>
    <w:rsid w:val="007E5C38"/>
    <w:rsid w:val="007E613B"/>
    <w:rsid w:val="007E7302"/>
    <w:rsid w:val="007E79DB"/>
    <w:rsid w:val="007F009D"/>
    <w:rsid w:val="007F1CB2"/>
    <w:rsid w:val="007F204D"/>
    <w:rsid w:val="007F36AD"/>
    <w:rsid w:val="007F3955"/>
    <w:rsid w:val="007F4F3A"/>
    <w:rsid w:val="007F5AC4"/>
    <w:rsid w:val="007F6F28"/>
    <w:rsid w:val="007F74CE"/>
    <w:rsid w:val="007F7763"/>
    <w:rsid w:val="00801405"/>
    <w:rsid w:val="00801EDC"/>
    <w:rsid w:val="008024AC"/>
    <w:rsid w:val="008027AB"/>
    <w:rsid w:val="008027E1"/>
    <w:rsid w:val="00802C47"/>
    <w:rsid w:val="00802E54"/>
    <w:rsid w:val="00802EC7"/>
    <w:rsid w:val="0080351B"/>
    <w:rsid w:val="008043EE"/>
    <w:rsid w:val="0080468A"/>
    <w:rsid w:val="00805040"/>
    <w:rsid w:val="00805E66"/>
    <w:rsid w:val="00805FB4"/>
    <w:rsid w:val="008064DF"/>
    <w:rsid w:val="00806D95"/>
    <w:rsid w:val="0080728F"/>
    <w:rsid w:val="008111AE"/>
    <w:rsid w:val="008112CF"/>
    <w:rsid w:val="00811A8D"/>
    <w:rsid w:val="00812097"/>
    <w:rsid w:val="00812E5E"/>
    <w:rsid w:val="0081605D"/>
    <w:rsid w:val="0081633C"/>
    <w:rsid w:val="0081692D"/>
    <w:rsid w:val="00816B09"/>
    <w:rsid w:val="00816C1E"/>
    <w:rsid w:val="00820635"/>
    <w:rsid w:val="008211D1"/>
    <w:rsid w:val="00821C5A"/>
    <w:rsid w:val="008229F4"/>
    <w:rsid w:val="00822EF0"/>
    <w:rsid w:val="0082359A"/>
    <w:rsid w:val="00823DA6"/>
    <w:rsid w:val="008244D5"/>
    <w:rsid w:val="008249B5"/>
    <w:rsid w:val="00824CE3"/>
    <w:rsid w:val="00825321"/>
    <w:rsid w:val="00825748"/>
    <w:rsid w:val="008259D7"/>
    <w:rsid w:val="00826099"/>
    <w:rsid w:val="0083053B"/>
    <w:rsid w:val="00830D5B"/>
    <w:rsid w:val="00830D6F"/>
    <w:rsid w:val="008318AD"/>
    <w:rsid w:val="0083281D"/>
    <w:rsid w:val="00832A78"/>
    <w:rsid w:val="00833D84"/>
    <w:rsid w:val="00836412"/>
    <w:rsid w:val="0083684A"/>
    <w:rsid w:val="00836D14"/>
    <w:rsid w:val="00836FBA"/>
    <w:rsid w:val="008371A3"/>
    <w:rsid w:val="0084008D"/>
    <w:rsid w:val="008402A9"/>
    <w:rsid w:val="008403A2"/>
    <w:rsid w:val="00840E04"/>
    <w:rsid w:val="0084110B"/>
    <w:rsid w:val="008428B7"/>
    <w:rsid w:val="008437BF"/>
    <w:rsid w:val="008469BE"/>
    <w:rsid w:val="0084733A"/>
    <w:rsid w:val="00847782"/>
    <w:rsid w:val="00850699"/>
    <w:rsid w:val="008512AD"/>
    <w:rsid w:val="00852220"/>
    <w:rsid w:val="00852806"/>
    <w:rsid w:val="00853A96"/>
    <w:rsid w:val="0085555A"/>
    <w:rsid w:val="008560B3"/>
    <w:rsid w:val="00856305"/>
    <w:rsid w:val="00856780"/>
    <w:rsid w:val="008603E4"/>
    <w:rsid w:val="00860F53"/>
    <w:rsid w:val="008613D1"/>
    <w:rsid w:val="00862083"/>
    <w:rsid w:val="008628BB"/>
    <w:rsid w:val="00862A0C"/>
    <w:rsid w:val="00862A50"/>
    <w:rsid w:val="00862E01"/>
    <w:rsid w:val="008639A3"/>
    <w:rsid w:val="00863A5A"/>
    <w:rsid w:val="008647B4"/>
    <w:rsid w:val="00865378"/>
    <w:rsid w:val="008656F2"/>
    <w:rsid w:val="00866E7C"/>
    <w:rsid w:val="00867367"/>
    <w:rsid w:val="0087097E"/>
    <w:rsid w:val="00870BAC"/>
    <w:rsid w:val="00873A1F"/>
    <w:rsid w:val="00873DD4"/>
    <w:rsid w:val="008741AE"/>
    <w:rsid w:val="00874E87"/>
    <w:rsid w:val="0087504D"/>
    <w:rsid w:val="0087593A"/>
    <w:rsid w:val="00876398"/>
    <w:rsid w:val="00876D84"/>
    <w:rsid w:val="00876FE5"/>
    <w:rsid w:val="00880039"/>
    <w:rsid w:val="0088019C"/>
    <w:rsid w:val="00881A30"/>
    <w:rsid w:val="008821BA"/>
    <w:rsid w:val="00882635"/>
    <w:rsid w:val="00882DB1"/>
    <w:rsid w:val="00883052"/>
    <w:rsid w:val="008857C2"/>
    <w:rsid w:val="00885900"/>
    <w:rsid w:val="00885E40"/>
    <w:rsid w:val="0088672B"/>
    <w:rsid w:val="00887A1F"/>
    <w:rsid w:val="00890D41"/>
    <w:rsid w:val="00890E8F"/>
    <w:rsid w:val="0089138C"/>
    <w:rsid w:val="00894106"/>
    <w:rsid w:val="00894792"/>
    <w:rsid w:val="00895270"/>
    <w:rsid w:val="008953D8"/>
    <w:rsid w:val="00895D8C"/>
    <w:rsid w:val="00895F3D"/>
    <w:rsid w:val="0089609A"/>
    <w:rsid w:val="0089657C"/>
    <w:rsid w:val="00896F04"/>
    <w:rsid w:val="00897499"/>
    <w:rsid w:val="0089784E"/>
    <w:rsid w:val="008A1075"/>
    <w:rsid w:val="008A2A7F"/>
    <w:rsid w:val="008A36A8"/>
    <w:rsid w:val="008A404E"/>
    <w:rsid w:val="008A4794"/>
    <w:rsid w:val="008A49E4"/>
    <w:rsid w:val="008A5717"/>
    <w:rsid w:val="008A5E87"/>
    <w:rsid w:val="008A5F27"/>
    <w:rsid w:val="008A7255"/>
    <w:rsid w:val="008A7442"/>
    <w:rsid w:val="008A7753"/>
    <w:rsid w:val="008A7AE5"/>
    <w:rsid w:val="008B0C23"/>
    <w:rsid w:val="008B136B"/>
    <w:rsid w:val="008B227C"/>
    <w:rsid w:val="008B2B03"/>
    <w:rsid w:val="008B2D2F"/>
    <w:rsid w:val="008B30FE"/>
    <w:rsid w:val="008B42F7"/>
    <w:rsid w:val="008B44AD"/>
    <w:rsid w:val="008B5D96"/>
    <w:rsid w:val="008B6136"/>
    <w:rsid w:val="008B63CD"/>
    <w:rsid w:val="008B66F7"/>
    <w:rsid w:val="008B675E"/>
    <w:rsid w:val="008B6E44"/>
    <w:rsid w:val="008B6F12"/>
    <w:rsid w:val="008B7647"/>
    <w:rsid w:val="008B7EB7"/>
    <w:rsid w:val="008C05AA"/>
    <w:rsid w:val="008C0A19"/>
    <w:rsid w:val="008C1170"/>
    <w:rsid w:val="008C1E86"/>
    <w:rsid w:val="008C2385"/>
    <w:rsid w:val="008C3D7B"/>
    <w:rsid w:val="008C52DE"/>
    <w:rsid w:val="008C539D"/>
    <w:rsid w:val="008C5DF5"/>
    <w:rsid w:val="008C689C"/>
    <w:rsid w:val="008C7E6E"/>
    <w:rsid w:val="008D0C71"/>
    <w:rsid w:val="008D16FF"/>
    <w:rsid w:val="008D1A0E"/>
    <w:rsid w:val="008D1A4F"/>
    <w:rsid w:val="008D2E57"/>
    <w:rsid w:val="008D345F"/>
    <w:rsid w:val="008D3CBF"/>
    <w:rsid w:val="008D3F9B"/>
    <w:rsid w:val="008D44DD"/>
    <w:rsid w:val="008D472A"/>
    <w:rsid w:val="008D4930"/>
    <w:rsid w:val="008D4C51"/>
    <w:rsid w:val="008D562B"/>
    <w:rsid w:val="008D5D7C"/>
    <w:rsid w:val="008D624C"/>
    <w:rsid w:val="008D6DC6"/>
    <w:rsid w:val="008D6F59"/>
    <w:rsid w:val="008E0598"/>
    <w:rsid w:val="008E09D3"/>
    <w:rsid w:val="008E0FC5"/>
    <w:rsid w:val="008E121D"/>
    <w:rsid w:val="008E2101"/>
    <w:rsid w:val="008E2A6B"/>
    <w:rsid w:val="008E2E2A"/>
    <w:rsid w:val="008E2F34"/>
    <w:rsid w:val="008E368D"/>
    <w:rsid w:val="008E4629"/>
    <w:rsid w:val="008E49A4"/>
    <w:rsid w:val="008E5178"/>
    <w:rsid w:val="008E5FD2"/>
    <w:rsid w:val="008E648D"/>
    <w:rsid w:val="008E75BB"/>
    <w:rsid w:val="008E77F9"/>
    <w:rsid w:val="008F00D0"/>
    <w:rsid w:val="008F026E"/>
    <w:rsid w:val="008F041B"/>
    <w:rsid w:val="008F1B78"/>
    <w:rsid w:val="008F1FFC"/>
    <w:rsid w:val="008F27CA"/>
    <w:rsid w:val="008F28BB"/>
    <w:rsid w:val="008F321A"/>
    <w:rsid w:val="008F3FC1"/>
    <w:rsid w:val="008F4340"/>
    <w:rsid w:val="008F621D"/>
    <w:rsid w:val="008F631A"/>
    <w:rsid w:val="008F6E38"/>
    <w:rsid w:val="008F6ECA"/>
    <w:rsid w:val="008F7634"/>
    <w:rsid w:val="008F7D86"/>
    <w:rsid w:val="00901AA6"/>
    <w:rsid w:val="009023BA"/>
    <w:rsid w:val="009034D0"/>
    <w:rsid w:val="00903A67"/>
    <w:rsid w:val="009049B4"/>
    <w:rsid w:val="00904D8E"/>
    <w:rsid w:val="00905409"/>
    <w:rsid w:val="009054E2"/>
    <w:rsid w:val="0090564E"/>
    <w:rsid w:val="009059C6"/>
    <w:rsid w:val="009076D4"/>
    <w:rsid w:val="009101AC"/>
    <w:rsid w:val="00910E82"/>
    <w:rsid w:val="0091104E"/>
    <w:rsid w:val="009110A1"/>
    <w:rsid w:val="0091263E"/>
    <w:rsid w:val="00913225"/>
    <w:rsid w:val="00913CFB"/>
    <w:rsid w:val="00914607"/>
    <w:rsid w:val="00914B83"/>
    <w:rsid w:val="00914C0B"/>
    <w:rsid w:val="00915484"/>
    <w:rsid w:val="009167FA"/>
    <w:rsid w:val="0091696E"/>
    <w:rsid w:val="00916CF0"/>
    <w:rsid w:val="00917143"/>
    <w:rsid w:val="009200A3"/>
    <w:rsid w:val="00920C8A"/>
    <w:rsid w:val="00921AD2"/>
    <w:rsid w:val="00923D46"/>
    <w:rsid w:val="00924587"/>
    <w:rsid w:val="009247F5"/>
    <w:rsid w:val="00924850"/>
    <w:rsid w:val="00924997"/>
    <w:rsid w:val="009250D8"/>
    <w:rsid w:val="00925189"/>
    <w:rsid w:val="0092646B"/>
    <w:rsid w:val="0092672F"/>
    <w:rsid w:val="00926B89"/>
    <w:rsid w:val="00927AC6"/>
    <w:rsid w:val="00930066"/>
    <w:rsid w:val="00930612"/>
    <w:rsid w:val="00930A57"/>
    <w:rsid w:val="00930F83"/>
    <w:rsid w:val="00931157"/>
    <w:rsid w:val="00932393"/>
    <w:rsid w:val="009324E2"/>
    <w:rsid w:val="00932BC1"/>
    <w:rsid w:val="00932DD6"/>
    <w:rsid w:val="009332D6"/>
    <w:rsid w:val="00933908"/>
    <w:rsid w:val="00933955"/>
    <w:rsid w:val="00933EBA"/>
    <w:rsid w:val="0093440A"/>
    <w:rsid w:val="0093461D"/>
    <w:rsid w:val="00935727"/>
    <w:rsid w:val="00935DC8"/>
    <w:rsid w:val="00935E00"/>
    <w:rsid w:val="00937514"/>
    <w:rsid w:val="00937BBA"/>
    <w:rsid w:val="00937C80"/>
    <w:rsid w:val="009406E7"/>
    <w:rsid w:val="00940DC5"/>
    <w:rsid w:val="00940E10"/>
    <w:rsid w:val="0094150B"/>
    <w:rsid w:val="009418C0"/>
    <w:rsid w:val="00941F5B"/>
    <w:rsid w:val="0094243B"/>
    <w:rsid w:val="009437D0"/>
    <w:rsid w:val="00944018"/>
    <w:rsid w:val="00944095"/>
    <w:rsid w:val="00944158"/>
    <w:rsid w:val="00944D92"/>
    <w:rsid w:val="00945E00"/>
    <w:rsid w:val="009469BA"/>
    <w:rsid w:val="00946C28"/>
    <w:rsid w:val="00947864"/>
    <w:rsid w:val="009479E4"/>
    <w:rsid w:val="009505CF"/>
    <w:rsid w:val="00950B7C"/>
    <w:rsid w:val="00951026"/>
    <w:rsid w:val="0095110F"/>
    <w:rsid w:val="009511FF"/>
    <w:rsid w:val="009527F3"/>
    <w:rsid w:val="00953121"/>
    <w:rsid w:val="00953590"/>
    <w:rsid w:val="00953991"/>
    <w:rsid w:val="00953A6B"/>
    <w:rsid w:val="00953E1B"/>
    <w:rsid w:val="00954AD0"/>
    <w:rsid w:val="00955038"/>
    <w:rsid w:val="00955C70"/>
    <w:rsid w:val="00955E23"/>
    <w:rsid w:val="009565DC"/>
    <w:rsid w:val="00957A01"/>
    <w:rsid w:val="0096032C"/>
    <w:rsid w:val="00960772"/>
    <w:rsid w:val="00961621"/>
    <w:rsid w:val="00961A3D"/>
    <w:rsid w:val="00961DCC"/>
    <w:rsid w:val="00961F6D"/>
    <w:rsid w:val="0096279C"/>
    <w:rsid w:val="00962E9D"/>
    <w:rsid w:val="00963B1B"/>
    <w:rsid w:val="00963FA7"/>
    <w:rsid w:val="00963FF3"/>
    <w:rsid w:val="00964145"/>
    <w:rsid w:val="009651BB"/>
    <w:rsid w:val="00965BDE"/>
    <w:rsid w:val="00966DA3"/>
    <w:rsid w:val="0096774C"/>
    <w:rsid w:val="00967BBC"/>
    <w:rsid w:val="00967DAE"/>
    <w:rsid w:val="00970866"/>
    <w:rsid w:val="00970DEB"/>
    <w:rsid w:val="00970F64"/>
    <w:rsid w:val="009711B2"/>
    <w:rsid w:val="009711CD"/>
    <w:rsid w:val="00971682"/>
    <w:rsid w:val="00971F3A"/>
    <w:rsid w:val="00972277"/>
    <w:rsid w:val="00972707"/>
    <w:rsid w:val="00974B1B"/>
    <w:rsid w:val="00974D73"/>
    <w:rsid w:val="00974E9A"/>
    <w:rsid w:val="00975826"/>
    <w:rsid w:val="00976107"/>
    <w:rsid w:val="009771A5"/>
    <w:rsid w:val="00977586"/>
    <w:rsid w:val="00977696"/>
    <w:rsid w:val="00977DCC"/>
    <w:rsid w:val="009801B3"/>
    <w:rsid w:val="00980748"/>
    <w:rsid w:val="00981594"/>
    <w:rsid w:val="0098208E"/>
    <w:rsid w:val="00982EBF"/>
    <w:rsid w:val="00984241"/>
    <w:rsid w:val="00985106"/>
    <w:rsid w:val="009860FD"/>
    <w:rsid w:val="00986719"/>
    <w:rsid w:val="009877EC"/>
    <w:rsid w:val="00987C41"/>
    <w:rsid w:val="009900BD"/>
    <w:rsid w:val="009900E7"/>
    <w:rsid w:val="00990A38"/>
    <w:rsid w:val="00990BF9"/>
    <w:rsid w:val="00990D44"/>
    <w:rsid w:val="00995125"/>
    <w:rsid w:val="00995ED3"/>
    <w:rsid w:val="009967F2"/>
    <w:rsid w:val="00996D39"/>
    <w:rsid w:val="0099717C"/>
    <w:rsid w:val="00997863"/>
    <w:rsid w:val="00997B66"/>
    <w:rsid w:val="009A0115"/>
    <w:rsid w:val="009A0710"/>
    <w:rsid w:val="009A1285"/>
    <w:rsid w:val="009A1326"/>
    <w:rsid w:val="009A172B"/>
    <w:rsid w:val="009A17C5"/>
    <w:rsid w:val="009A2075"/>
    <w:rsid w:val="009A226F"/>
    <w:rsid w:val="009A257C"/>
    <w:rsid w:val="009A2EFA"/>
    <w:rsid w:val="009A3505"/>
    <w:rsid w:val="009A3756"/>
    <w:rsid w:val="009A3886"/>
    <w:rsid w:val="009A5B2A"/>
    <w:rsid w:val="009B0302"/>
    <w:rsid w:val="009B078D"/>
    <w:rsid w:val="009B0F35"/>
    <w:rsid w:val="009B1AC8"/>
    <w:rsid w:val="009B2553"/>
    <w:rsid w:val="009B2833"/>
    <w:rsid w:val="009B3131"/>
    <w:rsid w:val="009B3FFE"/>
    <w:rsid w:val="009B44EF"/>
    <w:rsid w:val="009B4FBA"/>
    <w:rsid w:val="009B515B"/>
    <w:rsid w:val="009B5522"/>
    <w:rsid w:val="009B586D"/>
    <w:rsid w:val="009B5BB9"/>
    <w:rsid w:val="009B5EC8"/>
    <w:rsid w:val="009B6D3B"/>
    <w:rsid w:val="009B6FA1"/>
    <w:rsid w:val="009B7176"/>
    <w:rsid w:val="009B7BF3"/>
    <w:rsid w:val="009C0F2F"/>
    <w:rsid w:val="009C10F2"/>
    <w:rsid w:val="009C2CAE"/>
    <w:rsid w:val="009C54F5"/>
    <w:rsid w:val="009C6958"/>
    <w:rsid w:val="009C739A"/>
    <w:rsid w:val="009D0274"/>
    <w:rsid w:val="009D0D15"/>
    <w:rsid w:val="009D18B4"/>
    <w:rsid w:val="009D1928"/>
    <w:rsid w:val="009D1D1C"/>
    <w:rsid w:val="009D2178"/>
    <w:rsid w:val="009D21FE"/>
    <w:rsid w:val="009D259F"/>
    <w:rsid w:val="009D2D23"/>
    <w:rsid w:val="009D2EAE"/>
    <w:rsid w:val="009D2FB5"/>
    <w:rsid w:val="009D3D17"/>
    <w:rsid w:val="009D4204"/>
    <w:rsid w:val="009D459D"/>
    <w:rsid w:val="009D4781"/>
    <w:rsid w:val="009D4A8A"/>
    <w:rsid w:val="009D50F1"/>
    <w:rsid w:val="009D6146"/>
    <w:rsid w:val="009D61A3"/>
    <w:rsid w:val="009D7D9B"/>
    <w:rsid w:val="009E0963"/>
    <w:rsid w:val="009E0A3A"/>
    <w:rsid w:val="009E25C4"/>
    <w:rsid w:val="009E395D"/>
    <w:rsid w:val="009E5C0E"/>
    <w:rsid w:val="009E5E07"/>
    <w:rsid w:val="009E63A8"/>
    <w:rsid w:val="009E6730"/>
    <w:rsid w:val="009E740B"/>
    <w:rsid w:val="009E77DF"/>
    <w:rsid w:val="009F0642"/>
    <w:rsid w:val="009F09F4"/>
    <w:rsid w:val="009F1E69"/>
    <w:rsid w:val="009F2E4E"/>
    <w:rsid w:val="009F33FB"/>
    <w:rsid w:val="009F3DA4"/>
    <w:rsid w:val="009F45B3"/>
    <w:rsid w:val="009F53CC"/>
    <w:rsid w:val="009F5471"/>
    <w:rsid w:val="009F5AC3"/>
    <w:rsid w:val="009F61A3"/>
    <w:rsid w:val="00A00234"/>
    <w:rsid w:val="00A0041F"/>
    <w:rsid w:val="00A00AA3"/>
    <w:rsid w:val="00A01D96"/>
    <w:rsid w:val="00A02432"/>
    <w:rsid w:val="00A02630"/>
    <w:rsid w:val="00A02A79"/>
    <w:rsid w:val="00A040CA"/>
    <w:rsid w:val="00A05063"/>
    <w:rsid w:val="00A051D8"/>
    <w:rsid w:val="00A054FD"/>
    <w:rsid w:val="00A05A08"/>
    <w:rsid w:val="00A05B1C"/>
    <w:rsid w:val="00A0604C"/>
    <w:rsid w:val="00A06DE8"/>
    <w:rsid w:val="00A07DFB"/>
    <w:rsid w:val="00A07F70"/>
    <w:rsid w:val="00A10832"/>
    <w:rsid w:val="00A108DD"/>
    <w:rsid w:val="00A10ED7"/>
    <w:rsid w:val="00A11153"/>
    <w:rsid w:val="00A1191B"/>
    <w:rsid w:val="00A1229F"/>
    <w:rsid w:val="00A1322A"/>
    <w:rsid w:val="00A1370A"/>
    <w:rsid w:val="00A139D2"/>
    <w:rsid w:val="00A14DCD"/>
    <w:rsid w:val="00A15EAF"/>
    <w:rsid w:val="00A163A4"/>
    <w:rsid w:val="00A16DAF"/>
    <w:rsid w:val="00A209DF"/>
    <w:rsid w:val="00A20B11"/>
    <w:rsid w:val="00A2250A"/>
    <w:rsid w:val="00A225C6"/>
    <w:rsid w:val="00A227DD"/>
    <w:rsid w:val="00A22E60"/>
    <w:rsid w:val="00A23907"/>
    <w:rsid w:val="00A24CBA"/>
    <w:rsid w:val="00A25DF3"/>
    <w:rsid w:val="00A25E5C"/>
    <w:rsid w:val="00A270B4"/>
    <w:rsid w:val="00A27590"/>
    <w:rsid w:val="00A30007"/>
    <w:rsid w:val="00A302A6"/>
    <w:rsid w:val="00A313EF"/>
    <w:rsid w:val="00A31608"/>
    <w:rsid w:val="00A3284F"/>
    <w:rsid w:val="00A32B5F"/>
    <w:rsid w:val="00A33A9A"/>
    <w:rsid w:val="00A33BC2"/>
    <w:rsid w:val="00A33DB0"/>
    <w:rsid w:val="00A34C64"/>
    <w:rsid w:val="00A350F9"/>
    <w:rsid w:val="00A35B59"/>
    <w:rsid w:val="00A3614A"/>
    <w:rsid w:val="00A36539"/>
    <w:rsid w:val="00A36E01"/>
    <w:rsid w:val="00A36F1B"/>
    <w:rsid w:val="00A36FC9"/>
    <w:rsid w:val="00A37075"/>
    <w:rsid w:val="00A37973"/>
    <w:rsid w:val="00A37B49"/>
    <w:rsid w:val="00A37EE9"/>
    <w:rsid w:val="00A4075E"/>
    <w:rsid w:val="00A41C5A"/>
    <w:rsid w:val="00A41D6C"/>
    <w:rsid w:val="00A4215B"/>
    <w:rsid w:val="00A426D1"/>
    <w:rsid w:val="00A42845"/>
    <w:rsid w:val="00A43249"/>
    <w:rsid w:val="00A43514"/>
    <w:rsid w:val="00A43E64"/>
    <w:rsid w:val="00A44C1E"/>
    <w:rsid w:val="00A47C13"/>
    <w:rsid w:val="00A50E6F"/>
    <w:rsid w:val="00A50FCC"/>
    <w:rsid w:val="00A5202D"/>
    <w:rsid w:val="00A52688"/>
    <w:rsid w:val="00A52F44"/>
    <w:rsid w:val="00A53C79"/>
    <w:rsid w:val="00A54666"/>
    <w:rsid w:val="00A54A5D"/>
    <w:rsid w:val="00A54C87"/>
    <w:rsid w:val="00A55262"/>
    <w:rsid w:val="00A55C3D"/>
    <w:rsid w:val="00A55D58"/>
    <w:rsid w:val="00A55DE3"/>
    <w:rsid w:val="00A565EE"/>
    <w:rsid w:val="00A56814"/>
    <w:rsid w:val="00A572E7"/>
    <w:rsid w:val="00A57EA8"/>
    <w:rsid w:val="00A60413"/>
    <w:rsid w:val="00A606E8"/>
    <w:rsid w:val="00A60C41"/>
    <w:rsid w:val="00A625EB"/>
    <w:rsid w:val="00A631AA"/>
    <w:rsid w:val="00A646B1"/>
    <w:rsid w:val="00A646D1"/>
    <w:rsid w:val="00A64C83"/>
    <w:rsid w:val="00A651CE"/>
    <w:rsid w:val="00A654F7"/>
    <w:rsid w:val="00A66CAC"/>
    <w:rsid w:val="00A70AD9"/>
    <w:rsid w:val="00A71B0B"/>
    <w:rsid w:val="00A71B23"/>
    <w:rsid w:val="00A71EDF"/>
    <w:rsid w:val="00A724AB"/>
    <w:rsid w:val="00A72953"/>
    <w:rsid w:val="00A72D9D"/>
    <w:rsid w:val="00A73B21"/>
    <w:rsid w:val="00A74DA8"/>
    <w:rsid w:val="00A75B96"/>
    <w:rsid w:val="00A76191"/>
    <w:rsid w:val="00A762DD"/>
    <w:rsid w:val="00A80E5A"/>
    <w:rsid w:val="00A81401"/>
    <w:rsid w:val="00A8148B"/>
    <w:rsid w:val="00A81970"/>
    <w:rsid w:val="00A82B06"/>
    <w:rsid w:val="00A82BF3"/>
    <w:rsid w:val="00A83716"/>
    <w:rsid w:val="00A85180"/>
    <w:rsid w:val="00A857C6"/>
    <w:rsid w:val="00A85883"/>
    <w:rsid w:val="00A85CF0"/>
    <w:rsid w:val="00A870E6"/>
    <w:rsid w:val="00A8728F"/>
    <w:rsid w:val="00A87575"/>
    <w:rsid w:val="00A9083B"/>
    <w:rsid w:val="00A9099E"/>
    <w:rsid w:val="00A92673"/>
    <w:rsid w:val="00A92921"/>
    <w:rsid w:val="00A93596"/>
    <w:rsid w:val="00A937E0"/>
    <w:rsid w:val="00A938BE"/>
    <w:rsid w:val="00A93F02"/>
    <w:rsid w:val="00A93F39"/>
    <w:rsid w:val="00A957BD"/>
    <w:rsid w:val="00A9777E"/>
    <w:rsid w:val="00A97868"/>
    <w:rsid w:val="00A97FD1"/>
    <w:rsid w:val="00AA037D"/>
    <w:rsid w:val="00AA0B2D"/>
    <w:rsid w:val="00AA11EC"/>
    <w:rsid w:val="00AA17E8"/>
    <w:rsid w:val="00AA1C79"/>
    <w:rsid w:val="00AA2056"/>
    <w:rsid w:val="00AA2347"/>
    <w:rsid w:val="00AA3E2D"/>
    <w:rsid w:val="00AA45BC"/>
    <w:rsid w:val="00AA5095"/>
    <w:rsid w:val="00AA5518"/>
    <w:rsid w:val="00AA6A24"/>
    <w:rsid w:val="00AB1C1A"/>
    <w:rsid w:val="00AB1C94"/>
    <w:rsid w:val="00AB1D54"/>
    <w:rsid w:val="00AB1FF8"/>
    <w:rsid w:val="00AB2BC2"/>
    <w:rsid w:val="00AB2D09"/>
    <w:rsid w:val="00AB341C"/>
    <w:rsid w:val="00AB4241"/>
    <w:rsid w:val="00AB487A"/>
    <w:rsid w:val="00AB4AB3"/>
    <w:rsid w:val="00AB4F5D"/>
    <w:rsid w:val="00AB5D91"/>
    <w:rsid w:val="00AB5E71"/>
    <w:rsid w:val="00AB6BEB"/>
    <w:rsid w:val="00AB6FA1"/>
    <w:rsid w:val="00AC0445"/>
    <w:rsid w:val="00AC061D"/>
    <w:rsid w:val="00AC1298"/>
    <w:rsid w:val="00AC24A6"/>
    <w:rsid w:val="00AC283F"/>
    <w:rsid w:val="00AC4CAC"/>
    <w:rsid w:val="00AC5108"/>
    <w:rsid w:val="00AC57D0"/>
    <w:rsid w:val="00AC6546"/>
    <w:rsid w:val="00AC68AB"/>
    <w:rsid w:val="00AC6953"/>
    <w:rsid w:val="00AC6C49"/>
    <w:rsid w:val="00AC6CA2"/>
    <w:rsid w:val="00AC7826"/>
    <w:rsid w:val="00AD0563"/>
    <w:rsid w:val="00AD067A"/>
    <w:rsid w:val="00AD13CF"/>
    <w:rsid w:val="00AD143F"/>
    <w:rsid w:val="00AD1795"/>
    <w:rsid w:val="00AD2491"/>
    <w:rsid w:val="00AD3B7E"/>
    <w:rsid w:val="00AD485D"/>
    <w:rsid w:val="00AD516F"/>
    <w:rsid w:val="00AD549F"/>
    <w:rsid w:val="00AD5755"/>
    <w:rsid w:val="00AD5B5B"/>
    <w:rsid w:val="00AD5BA7"/>
    <w:rsid w:val="00AD77DF"/>
    <w:rsid w:val="00AE0D36"/>
    <w:rsid w:val="00AE0F40"/>
    <w:rsid w:val="00AE16AB"/>
    <w:rsid w:val="00AE1AD9"/>
    <w:rsid w:val="00AE3685"/>
    <w:rsid w:val="00AE490F"/>
    <w:rsid w:val="00AE4B7B"/>
    <w:rsid w:val="00AE5411"/>
    <w:rsid w:val="00AE5795"/>
    <w:rsid w:val="00AE6560"/>
    <w:rsid w:val="00AE6BA1"/>
    <w:rsid w:val="00AE7EE5"/>
    <w:rsid w:val="00AF02E9"/>
    <w:rsid w:val="00AF089B"/>
    <w:rsid w:val="00AF08FD"/>
    <w:rsid w:val="00AF0B31"/>
    <w:rsid w:val="00AF2BE0"/>
    <w:rsid w:val="00AF33D7"/>
    <w:rsid w:val="00AF5A1C"/>
    <w:rsid w:val="00AF5E05"/>
    <w:rsid w:val="00AF7969"/>
    <w:rsid w:val="00AF7D2D"/>
    <w:rsid w:val="00AF7FC8"/>
    <w:rsid w:val="00B00DF0"/>
    <w:rsid w:val="00B01099"/>
    <w:rsid w:val="00B0136A"/>
    <w:rsid w:val="00B014DA"/>
    <w:rsid w:val="00B01F85"/>
    <w:rsid w:val="00B02018"/>
    <w:rsid w:val="00B021C8"/>
    <w:rsid w:val="00B0255D"/>
    <w:rsid w:val="00B02D99"/>
    <w:rsid w:val="00B0301B"/>
    <w:rsid w:val="00B031DF"/>
    <w:rsid w:val="00B03B24"/>
    <w:rsid w:val="00B04067"/>
    <w:rsid w:val="00B0433B"/>
    <w:rsid w:val="00B04646"/>
    <w:rsid w:val="00B04D75"/>
    <w:rsid w:val="00B050E8"/>
    <w:rsid w:val="00B05391"/>
    <w:rsid w:val="00B057FA"/>
    <w:rsid w:val="00B05882"/>
    <w:rsid w:val="00B07B29"/>
    <w:rsid w:val="00B103D9"/>
    <w:rsid w:val="00B118A2"/>
    <w:rsid w:val="00B11EE7"/>
    <w:rsid w:val="00B11F90"/>
    <w:rsid w:val="00B11FAF"/>
    <w:rsid w:val="00B136B5"/>
    <w:rsid w:val="00B1492E"/>
    <w:rsid w:val="00B14EAC"/>
    <w:rsid w:val="00B152EC"/>
    <w:rsid w:val="00B155CB"/>
    <w:rsid w:val="00B15706"/>
    <w:rsid w:val="00B15842"/>
    <w:rsid w:val="00B15E16"/>
    <w:rsid w:val="00B1617D"/>
    <w:rsid w:val="00B17A09"/>
    <w:rsid w:val="00B17F95"/>
    <w:rsid w:val="00B2023F"/>
    <w:rsid w:val="00B202AE"/>
    <w:rsid w:val="00B20AA7"/>
    <w:rsid w:val="00B2108C"/>
    <w:rsid w:val="00B2118F"/>
    <w:rsid w:val="00B211EF"/>
    <w:rsid w:val="00B21D48"/>
    <w:rsid w:val="00B22776"/>
    <w:rsid w:val="00B23F38"/>
    <w:rsid w:val="00B2542C"/>
    <w:rsid w:val="00B254E6"/>
    <w:rsid w:val="00B2550B"/>
    <w:rsid w:val="00B256F5"/>
    <w:rsid w:val="00B25D54"/>
    <w:rsid w:val="00B26BCE"/>
    <w:rsid w:val="00B276F4"/>
    <w:rsid w:val="00B27BC1"/>
    <w:rsid w:val="00B30E54"/>
    <w:rsid w:val="00B323B4"/>
    <w:rsid w:val="00B32F39"/>
    <w:rsid w:val="00B3340A"/>
    <w:rsid w:val="00B33AA2"/>
    <w:rsid w:val="00B33CAC"/>
    <w:rsid w:val="00B345FC"/>
    <w:rsid w:val="00B3496F"/>
    <w:rsid w:val="00B354E9"/>
    <w:rsid w:val="00B3640A"/>
    <w:rsid w:val="00B367D9"/>
    <w:rsid w:val="00B36810"/>
    <w:rsid w:val="00B36C01"/>
    <w:rsid w:val="00B378EE"/>
    <w:rsid w:val="00B421CF"/>
    <w:rsid w:val="00B43783"/>
    <w:rsid w:val="00B454E1"/>
    <w:rsid w:val="00B46983"/>
    <w:rsid w:val="00B46E79"/>
    <w:rsid w:val="00B47F69"/>
    <w:rsid w:val="00B500CA"/>
    <w:rsid w:val="00B50152"/>
    <w:rsid w:val="00B50C4B"/>
    <w:rsid w:val="00B51039"/>
    <w:rsid w:val="00B5160E"/>
    <w:rsid w:val="00B51FAA"/>
    <w:rsid w:val="00B5208E"/>
    <w:rsid w:val="00B5220D"/>
    <w:rsid w:val="00B52421"/>
    <w:rsid w:val="00B537F2"/>
    <w:rsid w:val="00B5397E"/>
    <w:rsid w:val="00B540DC"/>
    <w:rsid w:val="00B548DD"/>
    <w:rsid w:val="00B56CD3"/>
    <w:rsid w:val="00B5713F"/>
    <w:rsid w:val="00B57381"/>
    <w:rsid w:val="00B57722"/>
    <w:rsid w:val="00B609C3"/>
    <w:rsid w:val="00B61C30"/>
    <w:rsid w:val="00B62942"/>
    <w:rsid w:val="00B63840"/>
    <w:rsid w:val="00B63A3F"/>
    <w:rsid w:val="00B63EA0"/>
    <w:rsid w:val="00B65FE3"/>
    <w:rsid w:val="00B66336"/>
    <w:rsid w:val="00B668D7"/>
    <w:rsid w:val="00B6690F"/>
    <w:rsid w:val="00B67357"/>
    <w:rsid w:val="00B67CF0"/>
    <w:rsid w:val="00B70019"/>
    <w:rsid w:val="00B71B0D"/>
    <w:rsid w:val="00B71C54"/>
    <w:rsid w:val="00B71FA3"/>
    <w:rsid w:val="00B7268D"/>
    <w:rsid w:val="00B727A3"/>
    <w:rsid w:val="00B72C72"/>
    <w:rsid w:val="00B73DFD"/>
    <w:rsid w:val="00B7609B"/>
    <w:rsid w:val="00B76597"/>
    <w:rsid w:val="00B76CBB"/>
    <w:rsid w:val="00B779CA"/>
    <w:rsid w:val="00B80CD8"/>
    <w:rsid w:val="00B81A7B"/>
    <w:rsid w:val="00B827ED"/>
    <w:rsid w:val="00B82D3B"/>
    <w:rsid w:val="00B82E2F"/>
    <w:rsid w:val="00B83333"/>
    <w:rsid w:val="00B85761"/>
    <w:rsid w:val="00B858C6"/>
    <w:rsid w:val="00B85D47"/>
    <w:rsid w:val="00B8726D"/>
    <w:rsid w:val="00B902B5"/>
    <w:rsid w:val="00B90B6D"/>
    <w:rsid w:val="00B90B89"/>
    <w:rsid w:val="00B94922"/>
    <w:rsid w:val="00B94EC5"/>
    <w:rsid w:val="00B950D3"/>
    <w:rsid w:val="00B95CEA"/>
    <w:rsid w:val="00B95DCC"/>
    <w:rsid w:val="00B95E9C"/>
    <w:rsid w:val="00B95EE0"/>
    <w:rsid w:val="00B968DC"/>
    <w:rsid w:val="00B96BF7"/>
    <w:rsid w:val="00B97633"/>
    <w:rsid w:val="00B97844"/>
    <w:rsid w:val="00B979B1"/>
    <w:rsid w:val="00BA07F0"/>
    <w:rsid w:val="00BA1626"/>
    <w:rsid w:val="00BA17B6"/>
    <w:rsid w:val="00BA19FD"/>
    <w:rsid w:val="00BA3046"/>
    <w:rsid w:val="00BA31DE"/>
    <w:rsid w:val="00BA42E9"/>
    <w:rsid w:val="00BA6B27"/>
    <w:rsid w:val="00BA6D4B"/>
    <w:rsid w:val="00BA6DC0"/>
    <w:rsid w:val="00BA716D"/>
    <w:rsid w:val="00BA752A"/>
    <w:rsid w:val="00BA7797"/>
    <w:rsid w:val="00BB13D3"/>
    <w:rsid w:val="00BB1F67"/>
    <w:rsid w:val="00BB3285"/>
    <w:rsid w:val="00BB42F6"/>
    <w:rsid w:val="00BB5244"/>
    <w:rsid w:val="00BB58C8"/>
    <w:rsid w:val="00BB6342"/>
    <w:rsid w:val="00BB6823"/>
    <w:rsid w:val="00BB6B6B"/>
    <w:rsid w:val="00BB7289"/>
    <w:rsid w:val="00BC15A6"/>
    <w:rsid w:val="00BC32C4"/>
    <w:rsid w:val="00BC33D3"/>
    <w:rsid w:val="00BC3D1C"/>
    <w:rsid w:val="00BC45D2"/>
    <w:rsid w:val="00BC468A"/>
    <w:rsid w:val="00BC4D87"/>
    <w:rsid w:val="00BC504F"/>
    <w:rsid w:val="00BC5502"/>
    <w:rsid w:val="00BC5BDF"/>
    <w:rsid w:val="00BC661B"/>
    <w:rsid w:val="00BC67C1"/>
    <w:rsid w:val="00BC6A8D"/>
    <w:rsid w:val="00BC6E23"/>
    <w:rsid w:val="00BD1551"/>
    <w:rsid w:val="00BD1868"/>
    <w:rsid w:val="00BD21DF"/>
    <w:rsid w:val="00BD27B3"/>
    <w:rsid w:val="00BD2AF9"/>
    <w:rsid w:val="00BD331E"/>
    <w:rsid w:val="00BD3BB0"/>
    <w:rsid w:val="00BD3C38"/>
    <w:rsid w:val="00BD3C45"/>
    <w:rsid w:val="00BD72B1"/>
    <w:rsid w:val="00BD7492"/>
    <w:rsid w:val="00BD75B3"/>
    <w:rsid w:val="00BDF336"/>
    <w:rsid w:val="00BE01FF"/>
    <w:rsid w:val="00BE0983"/>
    <w:rsid w:val="00BE0AAF"/>
    <w:rsid w:val="00BE0E3C"/>
    <w:rsid w:val="00BE0E5E"/>
    <w:rsid w:val="00BE12B7"/>
    <w:rsid w:val="00BE14D0"/>
    <w:rsid w:val="00BE19AB"/>
    <w:rsid w:val="00BE1F4A"/>
    <w:rsid w:val="00BE2BF7"/>
    <w:rsid w:val="00BE2D73"/>
    <w:rsid w:val="00BE2E6B"/>
    <w:rsid w:val="00BE3031"/>
    <w:rsid w:val="00BE3204"/>
    <w:rsid w:val="00BE371D"/>
    <w:rsid w:val="00BE40A8"/>
    <w:rsid w:val="00BE4317"/>
    <w:rsid w:val="00BE454C"/>
    <w:rsid w:val="00BE4784"/>
    <w:rsid w:val="00BE4CD3"/>
    <w:rsid w:val="00BE53BE"/>
    <w:rsid w:val="00BE551A"/>
    <w:rsid w:val="00BE5ECF"/>
    <w:rsid w:val="00BE63B9"/>
    <w:rsid w:val="00BE71B9"/>
    <w:rsid w:val="00BE7395"/>
    <w:rsid w:val="00BE74F5"/>
    <w:rsid w:val="00BE7DC7"/>
    <w:rsid w:val="00BE7ED3"/>
    <w:rsid w:val="00BF0106"/>
    <w:rsid w:val="00BF0670"/>
    <w:rsid w:val="00BF1628"/>
    <w:rsid w:val="00BF1C4D"/>
    <w:rsid w:val="00BF1CB5"/>
    <w:rsid w:val="00BF1D86"/>
    <w:rsid w:val="00BF2C4F"/>
    <w:rsid w:val="00BF33FD"/>
    <w:rsid w:val="00BF36E5"/>
    <w:rsid w:val="00BF3BEB"/>
    <w:rsid w:val="00BF41C5"/>
    <w:rsid w:val="00BF4BB1"/>
    <w:rsid w:val="00BF5722"/>
    <w:rsid w:val="00BF5C7F"/>
    <w:rsid w:val="00BF65AC"/>
    <w:rsid w:val="00BF67EE"/>
    <w:rsid w:val="00BF684F"/>
    <w:rsid w:val="00BF7CED"/>
    <w:rsid w:val="00C00257"/>
    <w:rsid w:val="00C0046A"/>
    <w:rsid w:val="00C005BF"/>
    <w:rsid w:val="00C01706"/>
    <w:rsid w:val="00C0233F"/>
    <w:rsid w:val="00C02589"/>
    <w:rsid w:val="00C028EB"/>
    <w:rsid w:val="00C02C96"/>
    <w:rsid w:val="00C02D08"/>
    <w:rsid w:val="00C02F76"/>
    <w:rsid w:val="00C04037"/>
    <w:rsid w:val="00C05147"/>
    <w:rsid w:val="00C05953"/>
    <w:rsid w:val="00C05ED7"/>
    <w:rsid w:val="00C07519"/>
    <w:rsid w:val="00C075F0"/>
    <w:rsid w:val="00C07EE5"/>
    <w:rsid w:val="00C10991"/>
    <w:rsid w:val="00C11AF8"/>
    <w:rsid w:val="00C1353B"/>
    <w:rsid w:val="00C135BC"/>
    <w:rsid w:val="00C137B4"/>
    <w:rsid w:val="00C1381A"/>
    <w:rsid w:val="00C13A80"/>
    <w:rsid w:val="00C13AEA"/>
    <w:rsid w:val="00C14367"/>
    <w:rsid w:val="00C1566A"/>
    <w:rsid w:val="00C15A74"/>
    <w:rsid w:val="00C15CAF"/>
    <w:rsid w:val="00C1714F"/>
    <w:rsid w:val="00C1723A"/>
    <w:rsid w:val="00C173AA"/>
    <w:rsid w:val="00C1791E"/>
    <w:rsid w:val="00C2095E"/>
    <w:rsid w:val="00C20BC3"/>
    <w:rsid w:val="00C216DE"/>
    <w:rsid w:val="00C2186B"/>
    <w:rsid w:val="00C21DFD"/>
    <w:rsid w:val="00C225C2"/>
    <w:rsid w:val="00C226D0"/>
    <w:rsid w:val="00C22712"/>
    <w:rsid w:val="00C22DAE"/>
    <w:rsid w:val="00C23892"/>
    <w:rsid w:val="00C2481B"/>
    <w:rsid w:val="00C24B90"/>
    <w:rsid w:val="00C256E2"/>
    <w:rsid w:val="00C25725"/>
    <w:rsid w:val="00C262C9"/>
    <w:rsid w:val="00C26F02"/>
    <w:rsid w:val="00C2757A"/>
    <w:rsid w:val="00C27816"/>
    <w:rsid w:val="00C27859"/>
    <w:rsid w:val="00C27931"/>
    <w:rsid w:val="00C301C2"/>
    <w:rsid w:val="00C30397"/>
    <w:rsid w:val="00C32128"/>
    <w:rsid w:val="00C338E8"/>
    <w:rsid w:val="00C3436A"/>
    <w:rsid w:val="00C34534"/>
    <w:rsid w:val="00C3475A"/>
    <w:rsid w:val="00C352E7"/>
    <w:rsid w:val="00C35F52"/>
    <w:rsid w:val="00C3674D"/>
    <w:rsid w:val="00C36C32"/>
    <w:rsid w:val="00C417CC"/>
    <w:rsid w:val="00C41D7D"/>
    <w:rsid w:val="00C42770"/>
    <w:rsid w:val="00C42A63"/>
    <w:rsid w:val="00C42E57"/>
    <w:rsid w:val="00C43854"/>
    <w:rsid w:val="00C441D9"/>
    <w:rsid w:val="00C442C0"/>
    <w:rsid w:val="00C4573D"/>
    <w:rsid w:val="00C4581A"/>
    <w:rsid w:val="00C45A41"/>
    <w:rsid w:val="00C45DD2"/>
    <w:rsid w:val="00C46329"/>
    <w:rsid w:val="00C4652D"/>
    <w:rsid w:val="00C46611"/>
    <w:rsid w:val="00C46A10"/>
    <w:rsid w:val="00C46D59"/>
    <w:rsid w:val="00C476AE"/>
    <w:rsid w:val="00C500A2"/>
    <w:rsid w:val="00C50205"/>
    <w:rsid w:val="00C512D5"/>
    <w:rsid w:val="00C516D9"/>
    <w:rsid w:val="00C51B69"/>
    <w:rsid w:val="00C52316"/>
    <w:rsid w:val="00C5240A"/>
    <w:rsid w:val="00C5260F"/>
    <w:rsid w:val="00C52C66"/>
    <w:rsid w:val="00C52E97"/>
    <w:rsid w:val="00C53911"/>
    <w:rsid w:val="00C545C1"/>
    <w:rsid w:val="00C5490F"/>
    <w:rsid w:val="00C54F78"/>
    <w:rsid w:val="00C565F6"/>
    <w:rsid w:val="00C568E8"/>
    <w:rsid w:val="00C576CA"/>
    <w:rsid w:val="00C576D9"/>
    <w:rsid w:val="00C61E36"/>
    <w:rsid w:val="00C62846"/>
    <w:rsid w:val="00C6289B"/>
    <w:rsid w:val="00C6299C"/>
    <w:rsid w:val="00C6302E"/>
    <w:rsid w:val="00C63105"/>
    <w:rsid w:val="00C631A8"/>
    <w:rsid w:val="00C63482"/>
    <w:rsid w:val="00C63EC3"/>
    <w:rsid w:val="00C644AE"/>
    <w:rsid w:val="00C6510A"/>
    <w:rsid w:val="00C652E4"/>
    <w:rsid w:val="00C65BAF"/>
    <w:rsid w:val="00C65C2A"/>
    <w:rsid w:val="00C667C3"/>
    <w:rsid w:val="00C66CD9"/>
    <w:rsid w:val="00C67150"/>
    <w:rsid w:val="00C67EF3"/>
    <w:rsid w:val="00C716E0"/>
    <w:rsid w:val="00C71DAB"/>
    <w:rsid w:val="00C72031"/>
    <w:rsid w:val="00C72D46"/>
    <w:rsid w:val="00C72ECE"/>
    <w:rsid w:val="00C73740"/>
    <w:rsid w:val="00C73FA1"/>
    <w:rsid w:val="00C74754"/>
    <w:rsid w:val="00C74D30"/>
    <w:rsid w:val="00C750A8"/>
    <w:rsid w:val="00C759DE"/>
    <w:rsid w:val="00C75BF3"/>
    <w:rsid w:val="00C76BB7"/>
    <w:rsid w:val="00C76ED5"/>
    <w:rsid w:val="00C772CA"/>
    <w:rsid w:val="00C7796F"/>
    <w:rsid w:val="00C81F6D"/>
    <w:rsid w:val="00C82443"/>
    <w:rsid w:val="00C82820"/>
    <w:rsid w:val="00C828C6"/>
    <w:rsid w:val="00C82B75"/>
    <w:rsid w:val="00C836A7"/>
    <w:rsid w:val="00C8393D"/>
    <w:rsid w:val="00C8412B"/>
    <w:rsid w:val="00C853B0"/>
    <w:rsid w:val="00C85AEC"/>
    <w:rsid w:val="00C86127"/>
    <w:rsid w:val="00C864E5"/>
    <w:rsid w:val="00C87968"/>
    <w:rsid w:val="00C9033F"/>
    <w:rsid w:val="00C904AA"/>
    <w:rsid w:val="00C910DD"/>
    <w:rsid w:val="00C934A0"/>
    <w:rsid w:val="00C94B5F"/>
    <w:rsid w:val="00C94BA5"/>
    <w:rsid w:val="00C950BB"/>
    <w:rsid w:val="00C95C9A"/>
    <w:rsid w:val="00C95D8C"/>
    <w:rsid w:val="00C97293"/>
    <w:rsid w:val="00CA05D4"/>
    <w:rsid w:val="00CA065E"/>
    <w:rsid w:val="00CA14AF"/>
    <w:rsid w:val="00CA1700"/>
    <w:rsid w:val="00CA1779"/>
    <w:rsid w:val="00CA2C80"/>
    <w:rsid w:val="00CA39BD"/>
    <w:rsid w:val="00CA4680"/>
    <w:rsid w:val="00CA57AD"/>
    <w:rsid w:val="00CA5EC3"/>
    <w:rsid w:val="00CA6AB8"/>
    <w:rsid w:val="00CA7215"/>
    <w:rsid w:val="00CB0B21"/>
    <w:rsid w:val="00CB0C9D"/>
    <w:rsid w:val="00CB1F04"/>
    <w:rsid w:val="00CB21E5"/>
    <w:rsid w:val="00CB2215"/>
    <w:rsid w:val="00CB25DF"/>
    <w:rsid w:val="00CB3DF4"/>
    <w:rsid w:val="00CB3E72"/>
    <w:rsid w:val="00CB44CA"/>
    <w:rsid w:val="00CB4A3F"/>
    <w:rsid w:val="00CB5208"/>
    <w:rsid w:val="00CB5547"/>
    <w:rsid w:val="00CB5843"/>
    <w:rsid w:val="00CB58A9"/>
    <w:rsid w:val="00CB5BC1"/>
    <w:rsid w:val="00CB5FB7"/>
    <w:rsid w:val="00CB6A97"/>
    <w:rsid w:val="00CB7AEA"/>
    <w:rsid w:val="00CC00A9"/>
    <w:rsid w:val="00CC27C9"/>
    <w:rsid w:val="00CC2816"/>
    <w:rsid w:val="00CC422D"/>
    <w:rsid w:val="00CC4DB8"/>
    <w:rsid w:val="00CC4EF2"/>
    <w:rsid w:val="00CC4FED"/>
    <w:rsid w:val="00CC50B3"/>
    <w:rsid w:val="00CC5AEF"/>
    <w:rsid w:val="00CC5E93"/>
    <w:rsid w:val="00CC5E9D"/>
    <w:rsid w:val="00CC72FB"/>
    <w:rsid w:val="00CC7308"/>
    <w:rsid w:val="00CC7682"/>
    <w:rsid w:val="00CC77A5"/>
    <w:rsid w:val="00CD14B7"/>
    <w:rsid w:val="00CD18AE"/>
    <w:rsid w:val="00CD1D82"/>
    <w:rsid w:val="00CD2AE3"/>
    <w:rsid w:val="00CD2B52"/>
    <w:rsid w:val="00CD30AC"/>
    <w:rsid w:val="00CD42E4"/>
    <w:rsid w:val="00CD592F"/>
    <w:rsid w:val="00CD5A53"/>
    <w:rsid w:val="00CD61DE"/>
    <w:rsid w:val="00CD6268"/>
    <w:rsid w:val="00CD7D2E"/>
    <w:rsid w:val="00CE0860"/>
    <w:rsid w:val="00CE0B6E"/>
    <w:rsid w:val="00CE1253"/>
    <w:rsid w:val="00CE18D5"/>
    <w:rsid w:val="00CE278B"/>
    <w:rsid w:val="00CE2C7C"/>
    <w:rsid w:val="00CE309A"/>
    <w:rsid w:val="00CE315A"/>
    <w:rsid w:val="00CE49DC"/>
    <w:rsid w:val="00CE4B92"/>
    <w:rsid w:val="00CE5365"/>
    <w:rsid w:val="00CE7DCD"/>
    <w:rsid w:val="00CE7F20"/>
    <w:rsid w:val="00CF005F"/>
    <w:rsid w:val="00CF05C9"/>
    <w:rsid w:val="00CF08C5"/>
    <w:rsid w:val="00CF0AAC"/>
    <w:rsid w:val="00CF103C"/>
    <w:rsid w:val="00CF1261"/>
    <w:rsid w:val="00CF2122"/>
    <w:rsid w:val="00CF26F5"/>
    <w:rsid w:val="00CF3575"/>
    <w:rsid w:val="00CF43D9"/>
    <w:rsid w:val="00CF44D5"/>
    <w:rsid w:val="00CF46DC"/>
    <w:rsid w:val="00CF4857"/>
    <w:rsid w:val="00CF490B"/>
    <w:rsid w:val="00CF4F84"/>
    <w:rsid w:val="00CF5C8E"/>
    <w:rsid w:val="00CF5F84"/>
    <w:rsid w:val="00CF640D"/>
    <w:rsid w:val="00CF6AAA"/>
    <w:rsid w:val="00CF7104"/>
    <w:rsid w:val="00CF7B15"/>
    <w:rsid w:val="00D00355"/>
    <w:rsid w:val="00D02CDB"/>
    <w:rsid w:val="00D0309A"/>
    <w:rsid w:val="00D031D2"/>
    <w:rsid w:val="00D0393D"/>
    <w:rsid w:val="00D04136"/>
    <w:rsid w:val="00D04527"/>
    <w:rsid w:val="00D05F77"/>
    <w:rsid w:val="00D060FA"/>
    <w:rsid w:val="00D103E9"/>
    <w:rsid w:val="00D10B96"/>
    <w:rsid w:val="00D11721"/>
    <w:rsid w:val="00D11BB7"/>
    <w:rsid w:val="00D1388C"/>
    <w:rsid w:val="00D142D7"/>
    <w:rsid w:val="00D149DB"/>
    <w:rsid w:val="00D14CFD"/>
    <w:rsid w:val="00D14E20"/>
    <w:rsid w:val="00D158DE"/>
    <w:rsid w:val="00D175F0"/>
    <w:rsid w:val="00D17755"/>
    <w:rsid w:val="00D20685"/>
    <w:rsid w:val="00D20B7D"/>
    <w:rsid w:val="00D21373"/>
    <w:rsid w:val="00D2142C"/>
    <w:rsid w:val="00D21C45"/>
    <w:rsid w:val="00D22F62"/>
    <w:rsid w:val="00D23386"/>
    <w:rsid w:val="00D23949"/>
    <w:rsid w:val="00D23DEE"/>
    <w:rsid w:val="00D24017"/>
    <w:rsid w:val="00D2512C"/>
    <w:rsid w:val="00D2556D"/>
    <w:rsid w:val="00D25D88"/>
    <w:rsid w:val="00D26218"/>
    <w:rsid w:val="00D26336"/>
    <w:rsid w:val="00D26C6C"/>
    <w:rsid w:val="00D26F66"/>
    <w:rsid w:val="00D26F6A"/>
    <w:rsid w:val="00D279B5"/>
    <w:rsid w:val="00D27B4C"/>
    <w:rsid w:val="00D308B1"/>
    <w:rsid w:val="00D31295"/>
    <w:rsid w:val="00D31698"/>
    <w:rsid w:val="00D31818"/>
    <w:rsid w:val="00D31F65"/>
    <w:rsid w:val="00D31F96"/>
    <w:rsid w:val="00D329D1"/>
    <w:rsid w:val="00D32A19"/>
    <w:rsid w:val="00D33035"/>
    <w:rsid w:val="00D330C3"/>
    <w:rsid w:val="00D33533"/>
    <w:rsid w:val="00D339DF"/>
    <w:rsid w:val="00D33A72"/>
    <w:rsid w:val="00D33D65"/>
    <w:rsid w:val="00D3496B"/>
    <w:rsid w:val="00D3548F"/>
    <w:rsid w:val="00D356DC"/>
    <w:rsid w:val="00D35715"/>
    <w:rsid w:val="00D361A6"/>
    <w:rsid w:val="00D36269"/>
    <w:rsid w:val="00D362E2"/>
    <w:rsid w:val="00D370EA"/>
    <w:rsid w:val="00D4009F"/>
    <w:rsid w:val="00D40206"/>
    <w:rsid w:val="00D406D0"/>
    <w:rsid w:val="00D41191"/>
    <w:rsid w:val="00D42167"/>
    <w:rsid w:val="00D4217D"/>
    <w:rsid w:val="00D4366F"/>
    <w:rsid w:val="00D4422E"/>
    <w:rsid w:val="00D4602E"/>
    <w:rsid w:val="00D474F0"/>
    <w:rsid w:val="00D50F3B"/>
    <w:rsid w:val="00D51581"/>
    <w:rsid w:val="00D51B9B"/>
    <w:rsid w:val="00D5200E"/>
    <w:rsid w:val="00D5225E"/>
    <w:rsid w:val="00D52638"/>
    <w:rsid w:val="00D530C6"/>
    <w:rsid w:val="00D53261"/>
    <w:rsid w:val="00D55238"/>
    <w:rsid w:val="00D561B5"/>
    <w:rsid w:val="00D564EC"/>
    <w:rsid w:val="00D56BEC"/>
    <w:rsid w:val="00D570A3"/>
    <w:rsid w:val="00D57B0A"/>
    <w:rsid w:val="00D600B1"/>
    <w:rsid w:val="00D629A5"/>
    <w:rsid w:val="00D62ED1"/>
    <w:rsid w:val="00D6320B"/>
    <w:rsid w:val="00D634EF"/>
    <w:rsid w:val="00D636D8"/>
    <w:rsid w:val="00D64844"/>
    <w:rsid w:val="00D64BBF"/>
    <w:rsid w:val="00D650FB"/>
    <w:rsid w:val="00D65819"/>
    <w:rsid w:val="00D66BB9"/>
    <w:rsid w:val="00D66C9F"/>
    <w:rsid w:val="00D66DB3"/>
    <w:rsid w:val="00D67E1F"/>
    <w:rsid w:val="00D725D8"/>
    <w:rsid w:val="00D726ED"/>
    <w:rsid w:val="00D737AF"/>
    <w:rsid w:val="00D749E5"/>
    <w:rsid w:val="00D75205"/>
    <w:rsid w:val="00D758F9"/>
    <w:rsid w:val="00D75F86"/>
    <w:rsid w:val="00D7602D"/>
    <w:rsid w:val="00D7644E"/>
    <w:rsid w:val="00D76E0F"/>
    <w:rsid w:val="00D77A58"/>
    <w:rsid w:val="00D80A27"/>
    <w:rsid w:val="00D80AC8"/>
    <w:rsid w:val="00D80B66"/>
    <w:rsid w:val="00D80DE5"/>
    <w:rsid w:val="00D8143B"/>
    <w:rsid w:val="00D818DC"/>
    <w:rsid w:val="00D819C6"/>
    <w:rsid w:val="00D81AC8"/>
    <w:rsid w:val="00D82095"/>
    <w:rsid w:val="00D82290"/>
    <w:rsid w:val="00D82945"/>
    <w:rsid w:val="00D82CA4"/>
    <w:rsid w:val="00D8301B"/>
    <w:rsid w:val="00D83DCD"/>
    <w:rsid w:val="00D84CB1"/>
    <w:rsid w:val="00D8530A"/>
    <w:rsid w:val="00D8689E"/>
    <w:rsid w:val="00D86E9C"/>
    <w:rsid w:val="00D86EC9"/>
    <w:rsid w:val="00D872D0"/>
    <w:rsid w:val="00D87EED"/>
    <w:rsid w:val="00D9024F"/>
    <w:rsid w:val="00D905FA"/>
    <w:rsid w:val="00D90E68"/>
    <w:rsid w:val="00D9123B"/>
    <w:rsid w:val="00D92365"/>
    <w:rsid w:val="00D9269C"/>
    <w:rsid w:val="00D930D8"/>
    <w:rsid w:val="00D93504"/>
    <w:rsid w:val="00D9477A"/>
    <w:rsid w:val="00D94A93"/>
    <w:rsid w:val="00D94DF6"/>
    <w:rsid w:val="00D9526E"/>
    <w:rsid w:val="00D96034"/>
    <w:rsid w:val="00D96D08"/>
    <w:rsid w:val="00DA1250"/>
    <w:rsid w:val="00DA1973"/>
    <w:rsid w:val="00DA19E6"/>
    <w:rsid w:val="00DA2372"/>
    <w:rsid w:val="00DA27CB"/>
    <w:rsid w:val="00DA409F"/>
    <w:rsid w:val="00DA4509"/>
    <w:rsid w:val="00DA4EDB"/>
    <w:rsid w:val="00DA59DB"/>
    <w:rsid w:val="00DA6AD9"/>
    <w:rsid w:val="00DB03E1"/>
    <w:rsid w:val="00DB0481"/>
    <w:rsid w:val="00DB0A06"/>
    <w:rsid w:val="00DB0D25"/>
    <w:rsid w:val="00DB1B19"/>
    <w:rsid w:val="00DB1CE7"/>
    <w:rsid w:val="00DB1E6E"/>
    <w:rsid w:val="00DB24D9"/>
    <w:rsid w:val="00DB2C3A"/>
    <w:rsid w:val="00DB332C"/>
    <w:rsid w:val="00DB369A"/>
    <w:rsid w:val="00DB3FD9"/>
    <w:rsid w:val="00DB4C33"/>
    <w:rsid w:val="00DB566F"/>
    <w:rsid w:val="00DB5D20"/>
    <w:rsid w:val="00DB6CD8"/>
    <w:rsid w:val="00DC0F11"/>
    <w:rsid w:val="00DC13E9"/>
    <w:rsid w:val="00DC2CE2"/>
    <w:rsid w:val="00DC2D79"/>
    <w:rsid w:val="00DC4B72"/>
    <w:rsid w:val="00DC4EE4"/>
    <w:rsid w:val="00DC5551"/>
    <w:rsid w:val="00DC5A4D"/>
    <w:rsid w:val="00DC5B7F"/>
    <w:rsid w:val="00DC62EB"/>
    <w:rsid w:val="00DC6939"/>
    <w:rsid w:val="00DC7824"/>
    <w:rsid w:val="00DD046B"/>
    <w:rsid w:val="00DD04AB"/>
    <w:rsid w:val="00DD0820"/>
    <w:rsid w:val="00DD0ABC"/>
    <w:rsid w:val="00DD181D"/>
    <w:rsid w:val="00DD234D"/>
    <w:rsid w:val="00DD31CA"/>
    <w:rsid w:val="00DD3448"/>
    <w:rsid w:val="00DD39F9"/>
    <w:rsid w:val="00DD3AA3"/>
    <w:rsid w:val="00DD4438"/>
    <w:rsid w:val="00DD48BD"/>
    <w:rsid w:val="00DD4B71"/>
    <w:rsid w:val="00DD4B80"/>
    <w:rsid w:val="00DD52FC"/>
    <w:rsid w:val="00DD5382"/>
    <w:rsid w:val="00DD6DF1"/>
    <w:rsid w:val="00DD74B0"/>
    <w:rsid w:val="00DD775A"/>
    <w:rsid w:val="00DE09E4"/>
    <w:rsid w:val="00DE14C7"/>
    <w:rsid w:val="00DE1CC7"/>
    <w:rsid w:val="00DE2927"/>
    <w:rsid w:val="00DE2D9C"/>
    <w:rsid w:val="00DE3652"/>
    <w:rsid w:val="00DE386B"/>
    <w:rsid w:val="00DE425A"/>
    <w:rsid w:val="00DE42D8"/>
    <w:rsid w:val="00DE4668"/>
    <w:rsid w:val="00DE4D0E"/>
    <w:rsid w:val="00DE5D7A"/>
    <w:rsid w:val="00DE6952"/>
    <w:rsid w:val="00DE705D"/>
    <w:rsid w:val="00DE7AE7"/>
    <w:rsid w:val="00DF12A3"/>
    <w:rsid w:val="00DF14C9"/>
    <w:rsid w:val="00DF222A"/>
    <w:rsid w:val="00DF226B"/>
    <w:rsid w:val="00DF2B27"/>
    <w:rsid w:val="00DF3206"/>
    <w:rsid w:val="00DF3230"/>
    <w:rsid w:val="00DF347A"/>
    <w:rsid w:val="00DF3C1B"/>
    <w:rsid w:val="00DF4740"/>
    <w:rsid w:val="00DF5402"/>
    <w:rsid w:val="00DF577F"/>
    <w:rsid w:val="00DF6BAC"/>
    <w:rsid w:val="00DF6C07"/>
    <w:rsid w:val="00DF7954"/>
    <w:rsid w:val="00DF7BEC"/>
    <w:rsid w:val="00E00942"/>
    <w:rsid w:val="00E00E59"/>
    <w:rsid w:val="00E01C5B"/>
    <w:rsid w:val="00E01EA0"/>
    <w:rsid w:val="00E02452"/>
    <w:rsid w:val="00E02544"/>
    <w:rsid w:val="00E0284D"/>
    <w:rsid w:val="00E0378A"/>
    <w:rsid w:val="00E0386E"/>
    <w:rsid w:val="00E0460A"/>
    <w:rsid w:val="00E054ED"/>
    <w:rsid w:val="00E06289"/>
    <w:rsid w:val="00E065A7"/>
    <w:rsid w:val="00E07CBF"/>
    <w:rsid w:val="00E12736"/>
    <w:rsid w:val="00E133B7"/>
    <w:rsid w:val="00E133B9"/>
    <w:rsid w:val="00E1423A"/>
    <w:rsid w:val="00E14CF2"/>
    <w:rsid w:val="00E1721A"/>
    <w:rsid w:val="00E1762C"/>
    <w:rsid w:val="00E205D0"/>
    <w:rsid w:val="00E20753"/>
    <w:rsid w:val="00E216B9"/>
    <w:rsid w:val="00E21706"/>
    <w:rsid w:val="00E22319"/>
    <w:rsid w:val="00E22E21"/>
    <w:rsid w:val="00E23035"/>
    <w:rsid w:val="00E231A7"/>
    <w:rsid w:val="00E23C38"/>
    <w:rsid w:val="00E2530C"/>
    <w:rsid w:val="00E26264"/>
    <w:rsid w:val="00E2732B"/>
    <w:rsid w:val="00E278DE"/>
    <w:rsid w:val="00E27B31"/>
    <w:rsid w:val="00E30060"/>
    <w:rsid w:val="00E3014A"/>
    <w:rsid w:val="00E304F4"/>
    <w:rsid w:val="00E30D97"/>
    <w:rsid w:val="00E320E6"/>
    <w:rsid w:val="00E32163"/>
    <w:rsid w:val="00E3283B"/>
    <w:rsid w:val="00E32AEC"/>
    <w:rsid w:val="00E3329F"/>
    <w:rsid w:val="00E334F2"/>
    <w:rsid w:val="00E33C33"/>
    <w:rsid w:val="00E34207"/>
    <w:rsid w:val="00E35857"/>
    <w:rsid w:val="00E36532"/>
    <w:rsid w:val="00E368F8"/>
    <w:rsid w:val="00E3707C"/>
    <w:rsid w:val="00E37556"/>
    <w:rsid w:val="00E40AE4"/>
    <w:rsid w:val="00E40CBF"/>
    <w:rsid w:val="00E41848"/>
    <w:rsid w:val="00E42B21"/>
    <w:rsid w:val="00E431B9"/>
    <w:rsid w:val="00E43A94"/>
    <w:rsid w:val="00E43BD0"/>
    <w:rsid w:val="00E44B9C"/>
    <w:rsid w:val="00E45043"/>
    <w:rsid w:val="00E45094"/>
    <w:rsid w:val="00E4723D"/>
    <w:rsid w:val="00E47463"/>
    <w:rsid w:val="00E47B9A"/>
    <w:rsid w:val="00E47FA3"/>
    <w:rsid w:val="00E505B4"/>
    <w:rsid w:val="00E50C57"/>
    <w:rsid w:val="00E50FE4"/>
    <w:rsid w:val="00E522DE"/>
    <w:rsid w:val="00E534F9"/>
    <w:rsid w:val="00E53841"/>
    <w:rsid w:val="00E53FB4"/>
    <w:rsid w:val="00E54D67"/>
    <w:rsid w:val="00E55885"/>
    <w:rsid w:val="00E558A5"/>
    <w:rsid w:val="00E562B9"/>
    <w:rsid w:val="00E56438"/>
    <w:rsid w:val="00E56FC9"/>
    <w:rsid w:val="00E57240"/>
    <w:rsid w:val="00E5782C"/>
    <w:rsid w:val="00E60B4B"/>
    <w:rsid w:val="00E61979"/>
    <w:rsid w:val="00E61D01"/>
    <w:rsid w:val="00E6267C"/>
    <w:rsid w:val="00E63F67"/>
    <w:rsid w:val="00E64A45"/>
    <w:rsid w:val="00E64A66"/>
    <w:rsid w:val="00E65F3D"/>
    <w:rsid w:val="00E66249"/>
    <w:rsid w:val="00E6657B"/>
    <w:rsid w:val="00E66F0F"/>
    <w:rsid w:val="00E66F3C"/>
    <w:rsid w:val="00E67C46"/>
    <w:rsid w:val="00E70272"/>
    <w:rsid w:val="00E70605"/>
    <w:rsid w:val="00E70FEA"/>
    <w:rsid w:val="00E7115A"/>
    <w:rsid w:val="00E72651"/>
    <w:rsid w:val="00E7276D"/>
    <w:rsid w:val="00E72A37"/>
    <w:rsid w:val="00E73368"/>
    <w:rsid w:val="00E73AEA"/>
    <w:rsid w:val="00E74633"/>
    <w:rsid w:val="00E7468F"/>
    <w:rsid w:val="00E74D32"/>
    <w:rsid w:val="00E762CA"/>
    <w:rsid w:val="00E77144"/>
    <w:rsid w:val="00E7799F"/>
    <w:rsid w:val="00E81635"/>
    <w:rsid w:val="00E8353E"/>
    <w:rsid w:val="00E83A0B"/>
    <w:rsid w:val="00E84EC1"/>
    <w:rsid w:val="00E85237"/>
    <w:rsid w:val="00E85545"/>
    <w:rsid w:val="00E85D74"/>
    <w:rsid w:val="00E86376"/>
    <w:rsid w:val="00E8646C"/>
    <w:rsid w:val="00E86602"/>
    <w:rsid w:val="00E86CB3"/>
    <w:rsid w:val="00E86E96"/>
    <w:rsid w:val="00E87498"/>
    <w:rsid w:val="00E9264F"/>
    <w:rsid w:val="00E927A9"/>
    <w:rsid w:val="00E9325B"/>
    <w:rsid w:val="00E93FE4"/>
    <w:rsid w:val="00E958EF"/>
    <w:rsid w:val="00E95C8B"/>
    <w:rsid w:val="00E95D33"/>
    <w:rsid w:val="00E95D4A"/>
    <w:rsid w:val="00EA0246"/>
    <w:rsid w:val="00EA0311"/>
    <w:rsid w:val="00EA0597"/>
    <w:rsid w:val="00EA0D43"/>
    <w:rsid w:val="00EA0E12"/>
    <w:rsid w:val="00EA0F54"/>
    <w:rsid w:val="00EA1206"/>
    <w:rsid w:val="00EA255D"/>
    <w:rsid w:val="00EA2561"/>
    <w:rsid w:val="00EA2A55"/>
    <w:rsid w:val="00EA3083"/>
    <w:rsid w:val="00EA3320"/>
    <w:rsid w:val="00EA36D3"/>
    <w:rsid w:val="00EA43D1"/>
    <w:rsid w:val="00EA4902"/>
    <w:rsid w:val="00EA4A94"/>
    <w:rsid w:val="00EA6651"/>
    <w:rsid w:val="00EA6BF0"/>
    <w:rsid w:val="00EA6C81"/>
    <w:rsid w:val="00EA7CBF"/>
    <w:rsid w:val="00EB0557"/>
    <w:rsid w:val="00EB08E7"/>
    <w:rsid w:val="00EB0BA0"/>
    <w:rsid w:val="00EB0FA1"/>
    <w:rsid w:val="00EB0FDB"/>
    <w:rsid w:val="00EB17CF"/>
    <w:rsid w:val="00EB2626"/>
    <w:rsid w:val="00EB2659"/>
    <w:rsid w:val="00EB2A7C"/>
    <w:rsid w:val="00EB2AAF"/>
    <w:rsid w:val="00EB4687"/>
    <w:rsid w:val="00EB4A38"/>
    <w:rsid w:val="00EB4CAC"/>
    <w:rsid w:val="00EB5351"/>
    <w:rsid w:val="00EB64F6"/>
    <w:rsid w:val="00EB6A01"/>
    <w:rsid w:val="00EC004B"/>
    <w:rsid w:val="00EC08F6"/>
    <w:rsid w:val="00EC1200"/>
    <w:rsid w:val="00EC19CA"/>
    <w:rsid w:val="00EC1FBC"/>
    <w:rsid w:val="00EC39AD"/>
    <w:rsid w:val="00EC3A32"/>
    <w:rsid w:val="00EC3A50"/>
    <w:rsid w:val="00EC3B78"/>
    <w:rsid w:val="00EC4DC4"/>
    <w:rsid w:val="00EC5179"/>
    <w:rsid w:val="00EC5316"/>
    <w:rsid w:val="00EC6123"/>
    <w:rsid w:val="00EC6C52"/>
    <w:rsid w:val="00ED0099"/>
    <w:rsid w:val="00ED07C5"/>
    <w:rsid w:val="00ED14D4"/>
    <w:rsid w:val="00ED17FD"/>
    <w:rsid w:val="00ED2208"/>
    <w:rsid w:val="00ED3076"/>
    <w:rsid w:val="00ED31D6"/>
    <w:rsid w:val="00ED3AE6"/>
    <w:rsid w:val="00ED4454"/>
    <w:rsid w:val="00ED5CC4"/>
    <w:rsid w:val="00ED6503"/>
    <w:rsid w:val="00ED6611"/>
    <w:rsid w:val="00ED7137"/>
    <w:rsid w:val="00ED75AE"/>
    <w:rsid w:val="00ED76C4"/>
    <w:rsid w:val="00ED7ACF"/>
    <w:rsid w:val="00ED7CBC"/>
    <w:rsid w:val="00ED7ED9"/>
    <w:rsid w:val="00EE02BE"/>
    <w:rsid w:val="00EE1101"/>
    <w:rsid w:val="00EE161E"/>
    <w:rsid w:val="00EE1BFC"/>
    <w:rsid w:val="00EE256C"/>
    <w:rsid w:val="00EE25F1"/>
    <w:rsid w:val="00EE2F33"/>
    <w:rsid w:val="00EE32F9"/>
    <w:rsid w:val="00EE34AE"/>
    <w:rsid w:val="00EE3538"/>
    <w:rsid w:val="00EE357B"/>
    <w:rsid w:val="00EE3891"/>
    <w:rsid w:val="00EE537C"/>
    <w:rsid w:val="00EE53DA"/>
    <w:rsid w:val="00EE5AAE"/>
    <w:rsid w:val="00EE7AEB"/>
    <w:rsid w:val="00EF1569"/>
    <w:rsid w:val="00EF1AE5"/>
    <w:rsid w:val="00EF1CA6"/>
    <w:rsid w:val="00EF2F0E"/>
    <w:rsid w:val="00EF2FF5"/>
    <w:rsid w:val="00EF3994"/>
    <w:rsid w:val="00EF3C88"/>
    <w:rsid w:val="00EF478F"/>
    <w:rsid w:val="00EF481D"/>
    <w:rsid w:val="00EF4A25"/>
    <w:rsid w:val="00EF547D"/>
    <w:rsid w:val="00EF71F2"/>
    <w:rsid w:val="00EF76A9"/>
    <w:rsid w:val="00EF7AFF"/>
    <w:rsid w:val="00F007DD"/>
    <w:rsid w:val="00F009F8"/>
    <w:rsid w:val="00F00E5C"/>
    <w:rsid w:val="00F027E1"/>
    <w:rsid w:val="00F03499"/>
    <w:rsid w:val="00F03FF9"/>
    <w:rsid w:val="00F04067"/>
    <w:rsid w:val="00F041B2"/>
    <w:rsid w:val="00F0448E"/>
    <w:rsid w:val="00F04681"/>
    <w:rsid w:val="00F05990"/>
    <w:rsid w:val="00F060EA"/>
    <w:rsid w:val="00F06600"/>
    <w:rsid w:val="00F06BD9"/>
    <w:rsid w:val="00F07712"/>
    <w:rsid w:val="00F07C42"/>
    <w:rsid w:val="00F1001F"/>
    <w:rsid w:val="00F1034C"/>
    <w:rsid w:val="00F1078F"/>
    <w:rsid w:val="00F108C2"/>
    <w:rsid w:val="00F113C2"/>
    <w:rsid w:val="00F1187B"/>
    <w:rsid w:val="00F11E1F"/>
    <w:rsid w:val="00F11FEB"/>
    <w:rsid w:val="00F12206"/>
    <w:rsid w:val="00F1388E"/>
    <w:rsid w:val="00F15395"/>
    <w:rsid w:val="00F1587D"/>
    <w:rsid w:val="00F1694F"/>
    <w:rsid w:val="00F16FFF"/>
    <w:rsid w:val="00F17074"/>
    <w:rsid w:val="00F201C8"/>
    <w:rsid w:val="00F20FB3"/>
    <w:rsid w:val="00F21964"/>
    <w:rsid w:val="00F22A50"/>
    <w:rsid w:val="00F23AC8"/>
    <w:rsid w:val="00F2464F"/>
    <w:rsid w:val="00F25853"/>
    <w:rsid w:val="00F2620F"/>
    <w:rsid w:val="00F26860"/>
    <w:rsid w:val="00F268DF"/>
    <w:rsid w:val="00F300FF"/>
    <w:rsid w:val="00F31691"/>
    <w:rsid w:val="00F31A06"/>
    <w:rsid w:val="00F31DF2"/>
    <w:rsid w:val="00F32324"/>
    <w:rsid w:val="00F328D0"/>
    <w:rsid w:val="00F32B10"/>
    <w:rsid w:val="00F32E28"/>
    <w:rsid w:val="00F33BBD"/>
    <w:rsid w:val="00F33D07"/>
    <w:rsid w:val="00F347BD"/>
    <w:rsid w:val="00F35450"/>
    <w:rsid w:val="00F35703"/>
    <w:rsid w:val="00F36061"/>
    <w:rsid w:val="00F3644E"/>
    <w:rsid w:val="00F36F7A"/>
    <w:rsid w:val="00F370C4"/>
    <w:rsid w:val="00F37EB2"/>
    <w:rsid w:val="00F40D1B"/>
    <w:rsid w:val="00F411A9"/>
    <w:rsid w:val="00F41C3D"/>
    <w:rsid w:val="00F42DBD"/>
    <w:rsid w:val="00F438E3"/>
    <w:rsid w:val="00F43BFD"/>
    <w:rsid w:val="00F43F97"/>
    <w:rsid w:val="00F4446E"/>
    <w:rsid w:val="00F446A2"/>
    <w:rsid w:val="00F4548B"/>
    <w:rsid w:val="00F45B96"/>
    <w:rsid w:val="00F45BB5"/>
    <w:rsid w:val="00F4660C"/>
    <w:rsid w:val="00F4727C"/>
    <w:rsid w:val="00F47D4F"/>
    <w:rsid w:val="00F51766"/>
    <w:rsid w:val="00F51AF9"/>
    <w:rsid w:val="00F5229E"/>
    <w:rsid w:val="00F53965"/>
    <w:rsid w:val="00F53DA9"/>
    <w:rsid w:val="00F54B02"/>
    <w:rsid w:val="00F555CD"/>
    <w:rsid w:val="00F55B9B"/>
    <w:rsid w:val="00F55EB4"/>
    <w:rsid w:val="00F56544"/>
    <w:rsid w:val="00F56DA7"/>
    <w:rsid w:val="00F57059"/>
    <w:rsid w:val="00F5723F"/>
    <w:rsid w:val="00F57DB5"/>
    <w:rsid w:val="00F61D5D"/>
    <w:rsid w:val="00F623BB"/>
    <w:rsid w:val="00F62E6B"/>
    <w:rsid w:val="00F64443"/>
    <w:rsid w:val="00F64E8D"/>
    <w:rsid w:val="00F65983"/>
    <w:rsid w:val="00F65BF7"/>
    <w:rsid w:val="00F662E8"/>
    <w:rsid w:val="00F663F5"/>
    <w:rsid w:val="00F66BC0"/>
    <w:rsid w:val="00F67125"/>
    <w:rsid w:val="00F704EA"/>
    <w:rsid w:val="00F7101C"/>
    <w:rsid w:val="00F71FF2"/>
    <w:rsid w:val="00F72534"/>
    <w:rsid w:val="00F728B2"/>
    <w:rsid w:val="00F728F3"/>
    <w:rsid w:val="00F73344"/>
    <w:rsid w:val="00F73A0A"/>
    <w:rsid w:val="00F75483"/>
    <w:rsid w:val="00F7588E"/>
    <w:rsid w:val="00F7616E"/>
    <w:rsid w:val="00F7624D"/>
    <w:rsid w:val="00F771B6"/>
    <w:rsid w:val="00F803C6"/>
    <w:rsid w:val="00F806AE"/>
    <w:rsid w:val="00F81122"/>
    <w:rsid w:val="00F81509"/>
    <w:rsid w:val="00F81A79"/>
    <w:rsid w:val="00F81C5F"/>
    <w:rsid w:val="00F82326"/>
    <w:rsid w:val="00F843BE"/>
    <w:rsid w:val="00F84F59"/>
    <w:rsid w:val="00F8589F"/>
    <w:rsid w:val="00F85DC8"/>
    <w:rsid w:val="00F86543"/>
    <w:rsid w:val="00F86B54"/>
    <w:rsid w:val="00F87F59"/>
    <w:rsid w:val="00F915AA"/>
    <w:rsid w:val="00F91F99"/>
    <w:rsid w:val="00F92677"/>
    <w:rsid w:val="00F92D1D"/>
    <w:rsid w:val="00F933AC"/>
    <w:rsid w:val="00F950AC"/>
    <w:rsid w:val="00F96E7C"/>
    <w:rsid w:val="00F9723A"/>
    <w:rsid w:val="00FA0908"/>
    <w:rsid w:val="00FA0CAD"/>
    <w:rsid w:val="00FA156E"/>
    <w:rsid w:val="00FA28FB"/>
    <w:rsid w:val="00FA3106"/>
    <w:rsid w:val="00FA3777"/>
    <w:rsid w:val="00FA48F3"/>
    <w:rsid w:val="00FA54F0"/>
    <w:rsid w:val="00FA5816"/>
    <w:rsid w:val="00FA58CB"/>
    <w:rsid w:val="00FA594C"/>
    <w:rsid w:val="00FA6074"/>
    <w:rsid w:val="00FA6C41"/>
    <w:rsid w:val="00FA6F2E"/>
    <w:rsid w:val="00FA79F5"/>
    <w:rsid w:val="00FA7FE0"/>
    <w:rsid w:val="00FB0115"/>
    <w:rsid w:val="00FB11DD"/>
    <w:rsid w:val="00FB1A20"/>
    <w:rsid w:val="00FB2B71"/>
    <w:rsid w:val="00FB30E8"/>
    <w:rsid w:val="00FB3B18"/>
    <w:rsid w:val="00FB3F12"/>
    <w:rsid w:val="00FB4695"/>
    <w:rsid w:val="00FB4F8E"/>
    <w:rsid w:val="00FB5043"/>
    <w:rsid w:val="00FB51E3"/>
    <w:rsid w:val="00FB5B32"/>
    <w:rsid w:val="00FB68FD"/>
    <w:rsid w:val="00FB6D39"/>
    <w:rsid w:val="00FB715F"/>
    <w:rsid w:val="00FB7DAB"/>
    <w:rsid w:val="00FB7EBA"/>
    <w:rsid w:val="00FC021A"/>
    <w:rsid w:val="00FC02E9"/>
    <w:rsid w:val="00FC061C"/>
    <w:rsid w:val="00FC0902"/>
    <w:rsid w:val="00FC18B8"/>
    <w:rsid w:val="00FC29BB"/>
    <w:rsid w:val="00FC2E56"/>
    <w:rsid w:val="00FC2FE5"/>
    <w:rsid w:val="00FC321A"/>
    <w:rsid w:val="00FC44C2"/>
    <w:rsid w:val="00FC450C"/>
    <w:rsid w:val="00FC4FAA"/>
    <w:rsid w:val="00FC53FE"/>
    <w:rsid w:val="00FC5882"/>
    <w:rsid w:val="00FC67D2"/>
    <w:rsid w:val="00FC69BC"/>
    <w:rsid w:val="00FC6B31"/>
    <w:rsid w:val="00FC6D4F"/>
    <w:rsid w:val="00FC7405"/>
    <w:rsid w:val="00FD0FC9"/>
    <w:rsid w:val="00FD15FF"/>
    <w:rsid w:val="00FD1B7C"/>
    <w:rsid w:val="00FD1BF8"/>
    <w:rsid w:val="00FD1E42"/>
    <w:rsid w:val="00FD3381"/>
    <w:rsid w:val="00FD3576"/>
    <w:rsid w:val="00FD3C70"/>
    <w:rsid w:val="00FD580B"/>
    <w:rsid w:val="00FD6877"/>
    <w:rsid w:val="00FD74A0"/>
    <w:rsid w:val="00FE0257"/>
    <w:rsid w:val="00FE0D3F"/>
    <w:rsid w:val="00FE1997"/>
    <w:rsid w:val="00FE19A5"/>
    <w:rsid w:val="00FE1F48"/>
    <w:rsid w:val="00FE2F71"/>
    <w:rsid w:val="00FE3045"/>
    <w:rsid w:val="00FE3346"/>
    <w:rsid w:val="00FE38C0"/>
    <w:rsid w:val="00FE3DA0"/>
    <w:rsid w:val="00FE4A95"/>
    <w:rsid w:val="00FE52E1"/>
    <w:rsid w:val="00FE55BC"/>
    <w:rsid w:val="00FE5709"/>
    <w:rsid w:val="00FE6665"/>
    <w:rsid w:val="00FF065D"/>
    <w:rsid w:val="00FF07D3"/>
    <w:rsid w:val="00FF0A51"/>
    <w:rsid w:val="00FF1727"/>
    <w:rsid w:val="00FF18DB"/>
    <w:rsid w:val="00FF214D"/>
    <w:rsid w:val="00FF223F"/>
    <w:rsid w:val="00FF2760"/>
    <w:rsid w:val="00FF2AA5"/>
    <w:rsid w:val="00FF2F7D"/>
    <w:rsid w:val="00FF3397"/>
    <w:rsid w:val="00FF35D2"/>
    <w:rsid w:val="00FF37F4"/>
    <w:rsid w:val="00FF3CBA"/>
    <w:rsid w:val="00FF3F26"/>
    <w:rsid w:val="00FF4D9B"/>
    <w:rsid w:val="00FF5223"/>
    <w:rsid w:val="00FF7FA5"/>
    <w:rsid w:val="015A2D3F"/>
    <w:rsid w:val="017AB364"/>
    <w:rsid w:val="01841DD9"/>
    <w:rsid w:val="01E0DC5C"/>
    <w:rsid w:val="024D062C"/>
    <w:rsid w:val="026C97ED"/>
    <w:rsid w:val="0274EDBC"/>
    <w:rsid w:val="02A31310"/>
    <w:rsid w:val="02DDBA99"/>
    <w:rsid w:val="02E9B1CB"/>
    <w:rsid w:val="0303FAB9"/>
    <w:rsid w:val="031A76C9"/>
    <w:rsid w:val="0355E57F"/>
    <w:rsid w:val="035B79F8"/>
    <w:rsid w:val="037E0771"/>
    <w:rsid w:val="03D4D4A0"/>
    <w:rsid w:val="04109885"/>
    <w:rsid w:val="044FEF8E"/>
    <w:rsid w:val="04588705"/>
    <w:rsid w:val="0458FCC4"/>
    <w:rsid w:val="046152A5"/>
    <w:rsid w:val="0478E8BC"/>
    <w:rsid w:val="047DBBA4"/>
    <w:rsid w:val="0495ADD4"/>
    <w:rsid w:val="04C4E37A"/>
    <w:rsid w:val="04DA47AA"/>
    <w:rsid w:val="04E087D1"/>
    <w:rsid w:val="0508DAD7"/>
    <w:rsid w:val="053D219B"/>
    <w:rsid w:val="056BC642"/>
    <w:rsid w:val="05786B76"/>
    <w:rsid w:val="0578704F"/>
    <w:rsid w:val="058FD034"/>
    <w:rsid w:val="05DCA598"/>
    <w:rsid w:val="05F1DE51"/>
    <w:rsid w:val="0615D281"/>
    <w:rsid w:val="066BC530"/>
    <w:rsid w:val="06855B47"/>
    <w:rsid w:val="06C98B73"/>
    <w:rsid w:val="0707058A"/>
    <w:rsid w:val="070C5605"/>
    <w:rsid w:val="071BFD7F"/>
    <w:rsid w:val="072069E9"/>
    <w:rsid w:val="0740E5F0"/>
    <w:rsid w:val="0748DBC1"/>
    <w:rsid w:val="076AC224"/>
    <w:rsid w:val="079E9E9C"/>
    <w:rsid w:val="07AC63A4"/>
    <w:rsid w:val="07ACAE6E"/>
    <w:rsid w:val="07B21DBD"/>
    <w:rsid w:val="07B3402C"/>
    <w:rsid w:val="08D4AC3E"/>
    <w:rsid w:val="08DDF287"/>
    <w:rsid w:val="08DF9BBD"/>
    <w:rsid w:val="08EC3F8C"/>
    <w:rsid w:val="09235EFF"/>
    <w:rsid w:val="0926AC8B"/>
    <w:rsid w:val="09712FFA"/>
    <w:rsid w:val="0985E8C0"/>
    <w:rsid w:val="09B37DE0"/>
    <w:rsid w:val="09DEDA92"/>
    <w:rsid w:val="09F6E497"/>
    <w:rsid w:val="0A24630C"/>
    <w:rsid w:val="0A26368F"/>
    <w:rsid w:val="0A4E3CE3"/>
    <w:rsid w:val="0A5938A4"/>
    <w:rsid w:val="0A91CCCA"/>
    <w:rsid w:val="0A9FE994"/>
    <w:rsid w:val="0AC47555"/>
    <w:rsid w:val="0AF9EF0E"/>
    <w:rsid w:val="0B24777F"/>
    <w:rsid w:val="0B6AFBF2"/>
    <w:rsid w:val="0B7A8F72"/>
    <w:rsid w:val="0B99A43C"/>
    <w:rsid w:val="0BCA516D"/>
    <w:rsid w:val="0BDB046D"/>
    <w:rsid w:val="0BE56605"/>
    <w:rsid w:val="0BF07D77"/>
    <w:rsid w:val="0BFA0B9D"/>
    <w:rsid w:val="0C3BEFFB"/>
    <w:rsid w:val="0C643CD6"/>
    <w:rsid w:val="0C8BF033"/>
    <w:rsid w:val="0CA1661A"/>
    <w:rsid w:val="0CB2BBA7"/>
    <w:rsid w:val="0CBBE551"/>
    <w:rsid w:val="0CD4AB12"/>
    <w:rsid w:val="0CF06599"/>
    <w:rsid w:val="0CF7844A"/>
    <w:rsid w:val="0D20B97F"/>
    <w:rsid w:val="0D236544"/>
    <w:rsid w:val="0D474561"/>
    <w:rsid w:val="0D5CD098"/>
    <w:rsid w:val="0DBD9EB4"/>
    <w:rsid w:val="0DD17EE3"/>
    <w:rsid w:val="0DF5521D"/>
    <w:rsid w:val="0DFCDC88"/>
    <w:rsid w:val="0E1BC66A"/>
    <w:rsid w:val="0E22AA16"/>
    <w:rsid w:val="0E92C565"/>
    <w:rsid w:val="0EBCB0EF"/>
    <w:rsid w:val="0EEED968"/>
    <w:rsid w:val="0F00E0D5"/>
    <w:rsid w:val="0F0218A8"/>
    <w:rsid w:val="0F0CAB68"/>
    <w:rsid w:val="0F282841"/>
    <w:rsid w:val="0F5EB6AE"/>
    <w:rsid w:val="0F6C66F3"/>
    <w:rsid w:val="0F7379EF"/>
    <w:rsid w:val="0FE6E8F2"/>
    <w:rsid w:val="1023E80B"/>
    <w:rsid w:val="107D8D73"/>
    <w:rsid w:val="10B194EA"/>
    <w:rsid w:val="11240207"/>
    <w:rsid w:val="1139A542"/>
    <w:rsid w:val="115095EB"/>
    <w:rsid w:val="11543D8C"/>
    <w:rsid w:val="119967F9"/>
    <w:rsid w:val="119FE5DA"/>
    <w:rsid w:val="11A21FB4"/>
    <w:rsid w:val="11A95E06"/>
    <w:rsid w:val="11F1CDE8"/>
    <w:rsid w:val="121E61AC"/>
    <w:rsid w:val="122A8DAD"/>
    <w:rsid w:val="126D3597"/>
    <w:rsid w:val="12E814C1"/>
    <w:rsid w:val="12F014B5"/>
    <w:rsid w:val="13258E0D"/>
    <w:rsid w:val="1351B555"/>
    <w:rsid w:val="13559E43"/>
    <w:rsid w:val="13CB6AAC"/>
    <w:rsid w:val="13F57A29"/>
    <w:rsid w:val="1420BFDA"/>
    <w:rsid w:val="144B6521"/>
    <w:rsid w:val="145285BC"/>
    <w:rsid w:val="14BEB441"/>
    <w:rsid w:val="14CE4037"/>
    <w:rsid w:val="1547EB56"/>
    <w:rsid w:val="156304B9"/>
    <w:rsid w:val="158C2F05"/>
    <w:rsid w:val="15A78377"/>
    <w:rsid w:val="15B74DD5"/>
    <w:rsid w:val="15E3B272"/>
    <w:rsid w:val="15EC638B"/>
    <w:rsid w:val="15FE110F"/>
    <w:rsid w:val="16256D10"/>
    <w:rsid w:val="16A0FBBC"/>
    <w:rsid w:val="16D26F90"/>
    <w:rsid w:val="17041465"/>
    <w:rsid w:val="171D9B41"/>
    <w:rsid w:val="17367ECB"/>
    <w:rsid w:val="17542FA0"/>
    <w:rsid w:val="1757398E"/>
    <w:rsid w:val="1778F5EC"/>
    <w:rsid w:val="1785DC6B"/>
    <w:rsid w:val="17F8F91D"/>
    <w:rsid w:val="18A34999"/>
    <w:rsid w:val="18E1AD6D"/>
    <w:rsid w:val="18E824A6"/>
    <w:rsid w:val="191958F8"/>
    <w:rsid w:val="191FDEF9"/>
    <w:rsid w:val="192CAF76"/>
    <w:rsid w:val="19786F80"/>
    <w:rsid w:val="198231C5"/>
    <w:rsid w:val="1996316B"/>
    <w:rsid w:val="19AF47F0"/>
    <w:rsid w:val="19CDC91D"/>
    <w:rsid w:val="19FE5ED7"/>
    <w:rsid w:val="1A005333"/>
    <w:rsid w:val="1A0D6F93"/>
    <w:rsid w:val="1A3E5648"/>
    <w:rsid w:val="1A51C821"/>
    <w:rsid w:val="1A605F78"/>
    <w:rsid w:val="1A95FCE4"/>
    <w:rsid w:val="1AB08214"/>
    <w:rsid w:val="1ADBADB0"/>
    <w:rsid w:val="1B0C7CF8"/>
    <w:rsid w:val="1B25B56A"/>
    <w:rsid w:val="1B27E240"/>
    <w:rsid w:val="1B5583C5"/>
    <w:rsid w:val="1BEDB73E"/>
    <w:rsid w:val="1BFE5601"/>
    <w:rsid w:val="1C12572F"/>
    <w:rsid w:val="1C1D3E57"/>
    <w:rsid w:val="1C45EB7B"/>
    <w:rsid w:val="1C5E97F9"/>
    <w:rsid w:val="1C832AFD"/>
    <w:rsid w:val="1C999D46"/>
    <w:rsid w:val="1CE323F4"/>
    <w:rsid w:val="1CE9A613"/>
    <w:rsid w:val="1CEABEB2"/>
    <w:rsid w:val="1CFEBE94"/>
    <w:rsid w:val="1D0C7859"/>
    <w:rsid w:val="1D2DA376"/>
    <w:rsid w:val="1D5C5BD1"/>
    <w:rsid w:val="1D5E798F"/>
    <w:rsid w:val="1D83594E"/>
    <w:rsid w:val="1DEC130C"/>
    <w:rsid w:val="1E097ABA"/>
    <w:rsid w:val="1E1425FA"/>
    <w:rsid w:val="1E164EA9"/>
    <w:rsid w:val="1E450C6A"/>
    <w:rsid w:val="1E63B391"/>
    <w:rsid w:val="1E669D55"/>
    <w:rsid w:val="1E684F36"/>
    <w:rsid w:val="1E824C5F"/>
    <w:rsid w:val="1E831F6B"/>
    <w:rsid w:val="1E8C3F0F"/>
    <w:rsid w:val="1E93C1F2"/>
    <w:rsid w:val="1E9EAC89"/>
    <w:rsid w:val="1E9EFA35"/>
    <w:rsid w:val="1EAB761C"/>
    <w:rsid w:val="1EABC691"/>
    <w:rsid w:val="1F2FAA48"/>
    <w:rsid w:val="1F4B98A6"/>
    <w:rsid w:val="1F915E1B"/>
    <w:rsid w:val="1F994FF5"/>
    <w:rsid w:val="1FA0558D"/>
    <w:rsid w:val="1FA9DF96"/>
    <w:rsid w:val="1FB232F7"/>
    <w:rsid w:val="1FC9F94C"/>
    <w:rsid w:val="1FCD49A0"/>
    <w:rsid w:val="1FD8B731"/>
    <w:rsid w:val="1FE971FB"/>
    <w:rsid w:val="1FF7DC74"/>
    <w:rsid w:val="1FF8949A"/>
    <w:rsid w:val="2051D661"/>
    <w:rsid w:val="206CACF3"/>
    <w:rsid w:val="209209D5"/>
    <w:rsid w:val="20A78D6B"/>
    <w:rsid w:val="20B49D6C"/>
    <w:rsid w:val="20B5418C"/>
    <w:rsid w:val="20BCF0D0"/>
    <w:rsid w:val="20D108E5"/>
    <w:rsid w:val="20EBCF59"/>
    <w:rsid w:val="211AE67D"/>
    <w:rsid w:val="211DA3B0"/>
    <w:rsid w:val="2146322D"/>
    <w:rsid w:val="2147D306"/>
    <w:rsid w:val="21518B0D"/>
    <w:rsid w:val="2153D5C8"/>
    <w:rsid w:val="21AC2099"/>
    <w:rsid w:val="227EE6D2"/>
    <w:rsid w:val="22955BA2"/>
    <w:rsid w:val="22974CD7"/>
    <w:rsid w:val="231C7070"/>
    <w:rsid w:val="23309204"/>
    <w:rsid w:val="2347DEDD"/>
    <w:rsid w:val="238B41C1"/>
    <w:rsid w:val="23D3E721"/>
    <w:rsid w:val="23D83789"/>
    <w:rsid w:val="240DA3DB"/>
    <w:rsid w:val="243714CE"/>
    <w:rsid w:val="2452E4A4"/>
    <w:rsid w:val="2486D635"/>
    <w:rsid w:val="248EC9B7"/>
    <w:rsid w:val="24CB77DF"/>
    <w:rsid w:val="24CCA0A3"/>
    <w:rsid w:val="2503481A"/>
    <w:rsid w:val="251683FF"/>
    <w:rsid w:val="253A3364"/>
    <w:rsid w:val="253E505D"/>
    <w:rsid w:val="2585388E"/>
    <w:rsid w:val="25A214DA"/>
    <w:rsid w:val="25E9DB78"/>
    <w:rsid w:val="25FA7496"/>
    <w:rsid w:val="26355565"/>
    <w:rsid w:val="26F84380"/>
    <w:rsid w:val="271DD3BF"/>
    <w:rsid w:val="274EA1BA"/>
    <w:rsid w:val="27A7622D"/>
    <w:rsid w:val="28002BD7"/>
    <w:rsid w:val="283F7BDA"/>
    <w:rsid w:val="28650023"/>
    <w:rsid w:val="2871D084"/>
    <w:rsid w:val="288B1D3E"/>
    <w:rsid w:val="288CF5B5"/>
    <w:rsid w:val="28B98ECD"/>
    <w:rsid w:val="28EBBC3D"/>
    <w:rsid w:val="29096661"/>
    <w:rsid w:val="29133587"/>
    <w:rsid w:val="293BD1AC"/>
    <w:rsid w:val="2950ABFA"/>
    <w:rsid w:val="29685C3E"/>
    <w:rsid w:val="296F4F74"/>
    <w:rsid w:val="29847F59"/>
    <w:rsid w:val="299787D5"/>
    <w:rsid w:val="2998FFAA"/>
    <w:rsid w:val="29E87F65"/>
    <w:rsid w:val="2A9FDBE8"/>
    <w:rsid w:val="2AAE74AC"/>
    <w:rsid w:val="2B6E793D"/>
    <w:rsid w:val="2BCFA812"/>
    <w:rsid w:val="2C223EAD"/>
    <w:rsid w:val="2C33E93D"/>
    <w:rsid w:val="2C40AB82"/>
    <w:rsid w:val="2C6D888E"/>
    <w:rsid w:val="2C715973"/>
    <w:rsid w:val="2C93EA2F"/>
    <w:rsid w:val="2CB9793C"/>
    <w:rsid w:val="2CBB7E61"/>
    <w:rsid w:val="2CD19794"/>
    <w:rsid w:val="2CD7C641"/>
    <w:rsid w:val="2CEDBCF7"/>
    <w:rsid w:val="2D2D1B4C"/>
    <w:rsid w:val="2D3EA7B3"/>
    <w:rsid w:val="2D4D4E48"/>
    <w:rsid w:val="2D67F3E3"/>
    <w:rsid w:val="2D78FB01"/>
    <w:rsid w:val="2DB77E7A"/>
    <w:rsid w:val="2DCB8ED6"/>
    <w:rsid w:val="2E18D4F2"/>
    <w:rsid w:val="2E3BE5AD"/>
    <w:rsid w:val="2E5A3C3E"/>
    <w:rsid w:val="2F66914C"/>
    <w:rsid w:val="2F8B3152"/>
    <w:rsid w:val="2FACC45A"/>
    <w:rsid w:val="2FB01FC6"/>
    <w:rsid w:val="2FC79B4B"/>
    <w:rsid w:val="307BDDCB"/>
    <w:rsid w:val="30F205D2"/>
    <w:rsid w:val="30FED39E"/>
    <w:rsid w:val="31310FF4"/>
    <w:rsid w:val="31376927"/>
    <w:rsid w:val="31691441"/>
    <w:rsid w:val="3182E92D"/>
    <w:rsid w:val="31DC8FB3"/>
    <w:rsid w:val="322B6229"/>
    <w:rsid w:val="322E4D1A"/>
    <w:rsid w:val="3256130C"/>
    <w:rsid w:val="3266DC7D"/>
    <w:rsid w:val="32BF7D08"/>
    <w:rsid w:val="32CEF25E"/>
    <w:rsid w:val="32DD648E"/>
    <w:rsid w:val="32FDE73B"/>
    <w:rsid w:val="332F417E"/>
    <w:rsid w:val="335E0837"/>
    <w:rsid w:val="335F9FEB"/>
    <w:rsid w:val="3364E922"/>
    <w:rsid w:val="337C2E01"/>
    <w:rsid w:val="33DE1179"/>
    <w:rsid w:val="33ECF788"/>
    <w:rsid w:val="33FF0867"/>
    <w:rsid w:val="3419406C"/>
    <w:rsid w:val="3433AD52"/>
    <w:rsid w:val="34398D46"/>
    <w:rsid w:val="344E6166"/>
    <w:rsid w:val="34826E53"/>
    <w:rsid w:val="3489580A"/>
    <w:rsid w:val="34BFCEB4"/>
    <w:rsid w:val="34F59D66"/>
    <w:rsid w:val="352B3C7C"/>
    <w:rsid w:val="353532E0"/>
    <w:rsid w:val="357F05A8"/>
    <w:rsid w:val="35A0FFEE"/>
    <w:rsid w:val="35AE0E61"/>
    <w:rsid w:val="35FFF913"/>
    <w:rsid w:val="3617146D"/>
    <w:rsid w:val="3641D60A"/>
    <w:rsid w:val="36559FA7"/>
    <w:rsid w:val="367C131E"/>
    <w:rsid w:val="367C13F0"/>
    <w:rsid w:val="368832D7"/>
    <w:rsid w:val="369E5BA0"/>
    <w:rsid w:val="36B22205"/>
    <w:rsid w:val="36F51B9F"/>
    <w:rsid w:val="36FA2409"/>
    <w:rsid w:val="3777B190"/>
    <w:rsid w:val="37B59F5E"/>
    <w:rsid w:val="37C0E7F9"/>
    <w:rsid w:val="37C73642"/>
    <w:rsid w:val="37F88D7D"/>
    <w:rsid w:val="3819AA75"/>
    <w:rsid w:val="3836B5C9"/>
    <w:rsid w:val="384568E5"/>
    <w:rsid w:val="3854CD94"/>
    <w:rsid w:val="38D40CAF"/>
    <w:rsid w:val="38EE09EF"/>
    <w:rsid w:val="38F18FB9"/>
    <w:rsid w:val="39056DC9"/>
    <w:rsid w:val="39095BA9"/>
    <w:rsid w:val="390AA559"/>
    <w:rsid w:val="39667903"/>
    <w:rsid w:val="397FB0EF"/>
    <w:rsid w:val="3997D006"/>
    <w:rsid w:val="39AA6602"/>
    <w:rsid w:val="39B04596"/>
    <w:rsid w:val="39C63A0C"/>
    <w:rsid w:val="39D37C29"/>
    <w:rsid w:val="3A051712"/>
    <w:rsid w:val="3A063854"/>
    <w:rsid w:val="3A345912"/>
    <w:rsid w:val="3A784EC4"/>
    <w:rsid w:val="3A9F8F05"/>
    <w:rsid w:val="3AAEBCE8"/>
    <w:rsid w:val="3AAF490C"/>
    <w:rsid w:val="3AAFD364"/>
    <w:rsid w:val="3B0A2DA2"/>
    <w:rsid w:val="3B1465BB"/>
    <w:rsid w:val="3B30210B"/>
    <w:rsid w:val="3B360DBD"/>
    <w:rsid w:val="3B3A9B47"/>
    <w:rsid w:val="3B5D424F"/>
    <w:rsid w:val="3B7F2CD2"/>
    <w:rsid w:val="3BDBC53F"/>
    <w:rsid w:val="3BE0F48C"/>
    <w:rsid w:val="3C0C7B4E"/>
    <w:rsid w:val="3C2A4639"/>
    <w:rsid w:val="3C47758E"/>
    <w:rsid w:val="3C729B6D"/>
    <w:rsid w:val="3CF155CC"/>
    <w:rsid w:val="3CF55D12"/>
    <w:rsid w:val="3D1542F0"/>
    <w:rsid w:val="3D24DF8D"/>
    <w:rsid w:val="3D675F5A"/>
    <w:rsid w:val="3DBB980B"/>
    <w:rsid w:val="3DCC71A9"/>
    <w:rsid w:val="3DF510B4"/>
    <w:rsid w:val="3E0F4030"/>
    <w:rsid w:val="3E2AD87E"/>
    <w:rsid w:val="3E3F0568"/>
    <w:rsid w:val="3E792899"/>
    <w:rsid w:val="3E7A51C4"/>
    <w:rsid w:val="3E831281"/>
    <w:rsid w:val="3EC32043"/>
    <w:rsid w:val="3EF3D3E5"/>
    <w:rsid w:val="3F1C659A"/>
    <w:rsid w:val="3F2A2E04"/>
    <w:rsid w:val="3F4A4FAE"/>
    <w:rsid w:val="3F5A9EA7"/>
    <w:rsid w:val="3FAB1961"/>
    <w:rsid w:val="3FC515BF"/>
    <w:rsid w:val="3FE5FC43"/>
    <w:rsid w:val="3FEBAEA2"/>
    <w:rsid w:val="4008B986"/>
    <w:rsid w:val="400D697D"/>
    <w:rsid w:val="40189079"/>
    <w:rsid w:val="402007DE"/>
    <w:rsid w:val="4022527D"/>
    <w:rsid w:val="4074692D"/>
    <w:rsid w:val="4076A630"/>
    <w:rsid w:val="40861304"/>
    <w:rsid w:val="4093E25C"/>
    <w:rsid w:val="4095C027"/>
    <w:rsid w:val="4098440C"/>
    <w:rsid w:val="40E031EB"/>
    <w:rsid w:val="40E5C71B"/>
    <w:rsid w:val="41110DCE"/>
    <w:rsid w:val="415DAA11"/>
    <w:rsid w:val="41695BBB"/>
    <w:rsid w:val="417760E1"/>
    <w:rsid w:val="41841694"/>
    <w:rsid w:val="41E8CBC7"/>
    <w:rsid w:val="41E96B32"/>
    <w:rsid w:val="4218C783"/>
    <w:rsid w:val="4247AD18"/>
    <w:rsid w:val="424C6AE7"/>
    <w:rsid w:val="4276D0A5"/>
    <w:rsid w:val="428779D0"/>
    <w:rsid w:val="4297DF65"/>
    <w:rsid w:val="42B3DD97"/>
    <w:rsid w:val="42D87A36"/>
    <w:rsid w:val="42E73B2D"/>
    <w:rsid w:val="4301FB54"/>
    <w:rsid w:val="4321A9E0"/>
    <w:rsid w:val="43237ED6"/>
    <w:rsid w:val="432BDD48"/>
    <w:rsid w:val="4355D0D1"/>
    <w:rsid w:val="436A68FA"/>
    <w:rsid w:val="436F28E6"/>
    <w:rsid w:val="438963FA"/>
    <w:rsid w:val="43BD0DB4"/>
    <w:rsid w:val="43C2B469"/>
    <w:rsid w:val="43E34628"/>
    <w:rsid w:val="4416A5DB"/>
    <w:rsid w:val="4420CE0A"/>
    <w:rsid w:val="44214432"/>
    <w:rsid w:val="443C4A73"/>
    <w:rsid w:val="443CAFA9"/>
    <w:rsid w:val="449DF12F"/>
    <w:rsid w:val="44D2ED80"/>
    <w:rsid w:val="44D9D67D"/>
    <w:rsid w:val="4501BFFF"/>
    <w:rsid w:val="45343C7C"/>
    <w:rsid w:val="4544D034"/>
    <w:rsid w:val="456448E7"/>
    <w:rsid w:val="45855E18"/>
    <w:rsid w:val="45AC69C9"/>
    <w:rsid w:val="45E5AC11"/>
    <w:rsid w:val="45EB970E"/>
    <w:rsid w:val="46349A26"/>
    <w:rsid w:val="46364D4B"/>
    <w:rsid w:val="465978AF"/>
    <w:rsid w:val="4662EEAC"/>
    <w:rsid w:val="466D7B28"/>
    <w:rsid w:val="4690A86B"/>
    <w:rsid w:val="469118D5"/>
    <w:rsid w:val="46EA2BCB"/>
    <w:rsid w:val="46F53618"/>
    <w:rsid w:val="473415B2"/>
    <w:rsid w:val="47AC5A50"/>
    <w:rsid w:val="47D18CC1"/>
    <w:rsid w:val="47FD590B"/>
    <w:rsid w:val="48031509"/>
    <w:rsid w:val="4822F16B"/>
    <w:rsid w:val="48258C69"/>
    <w:rsid w:val="4832A31F"/>
    <w:rsid w:val="48490B73"/>
    <w:rsid w:val="484CE2FD"/>
    <w:rsid w:val="48578D5F"/>
    <w:rsid w:val="488C70C9"/>
    <w:rsid w:val="48B27F3B"/>
    <w:rsid w:val="48C0DACC"/>
    <w:rsid w:val="48D05D11"/>
    <w:rsid w:val="48D9FA4B"/>
    <w:rsid w:val="495ED8E1"/>
    <w:rsid w:val="497B8056"/>
    <w:rsid w:val="498E8001"/>
    <w:rsid w:val="49AC47F6"/>
    <w:rsid w:val="49BA9CB4"/>
    <w:rsid w:val="49D3EAF8"/>
    <w:rsid w:val="4A22C904"/>
    <w:rsid w:val="4A2404C9"/>
    <w:rsid w:val="4A292BC0"/>
    <w:rsid w:val="4A2A4C98"/>
    <w:rsid w:val="4A6A94E9"/>
    <w:rsid w:val="4AA74B48"/>
    <w:rsid w:val="4AAABA97"/>
    <w:rsid w:val="4AB966CD"/>
    <w:rsid w:val="4AD52EA0"/>
    <w:rsid w:val="4AE310D4"/>
    <w:rsid w:val="4AEACD19"/>
    <w:rsid w:val="4B64EDA1"/>
    <w:rsid w:val="4B9BF30D"/>
    <w:rsid w:val="4B9FF247"/>
    <w:rsid w:val="4BA0CAB1"/>
    <w:rsid w:val="4BD9B2E9"/>
    <w:rsid w:val="4BEB1721"/>
    <w:rsid w:val="4C2C4DFF"/>
    <w:rsid w:val="4C2CF63C"/>
    <w:rsid w:val="4C6872DF"/>
    <w:rsid w:val="4CA65D5B"/>
    <w:rsid w:val="4CDB44EA"/>
    <w:rsid w:val="4D060432"/>
    <w:rsid w:val="4D0D5057"/>
    <w:rsid w:val="4D24F63B"/>
    <w:rsid w:val="4D2713CC"/>
    <w:rsid w:val="4D30CDE2"/>
    <w:rsid w:val="4D61B932"/>
    <w:rsid w:val="4D677BEA"/>
    <w:rsid w:val="4DA5DA2C"/>
    <w:rsid w:val="4DC04F29"/>
    <w:rsid w:val="4E00A5D8"/>
    <w:rsid w:val="4E0DC8B9"/>
    <w:rsid w:val="4E0FE356"/>
    <w:rsid w:val="4E3AD20A"/>
    <w:rsid w:val="4E663119"/>
    <w:rsid w:val="4EC2E54F"/>
    <w:rsid w:val="4EC5B33F"/>
    <w:rsid w:val="4ECB6F84"/>
    <w:rsid w:val="4EFBE3D9"/>
    <w:rsid w:val="4F1820F5"/>
    <w:rsid w:val="4F63C37D"/>
    <w:rsid w:val="4FC01380"/>
    <w:rsid w:val="4FF490E3"/>
    <w:rsid w:val="5033A4EC"/>
    <w:rsid w:val="504676A3"/>
    <w:rsid w:val="5052A92B"/>
    <w:rsid w:val="5064561A"/>
    <w:rsid w:val="506AD824"/>
    <w:rsid w:val="50B07AB5"/>
    <w:rsid w:val="50E6C8BC"/>
    <w:rsid w:val="513C0A22"/>
    <w:rsid w:val="51D7425F"/>
    <w:rsid w:val="51FDC00D"/>
    <w:rsid w:val="5201C7D2"/>
    <w:rsid w:val="52183D16"/>
    <w:rsid w:val="521E708D"/>
    <w:rsid w:val="52380DDD"/>
    <w:rsid w:val="52B2F60A"/>
    <w:rsid w:val="531B0F21"/>
    <w:rsid w:val="53288907"/>
    <w:rsid w:val="5359F1CE"/>
    <w:rsid w:val="535AD5EA"/>
    <w:rsid w:val="5376B6E4"/>
    <w:rsid w:val="53C8772E"/>
    <w:rsid w:val="53CDD64E"/>
    <w:rsid w:val="54071440"/>
    <w:rsid w:val="54282E31"/>
    <w:rsid w:val="543BAEDE"/>
    <w:rsid w:val="544200AB"/>
    <w:rsid w:val="54A232B6"/>
    <w:rsid w:val="54A606FB"/>
    <w:rsid w:val="54B3078A"/>
    <w:rsid w:val="550BC2B5"/>
    <w:rsid w:val="55159093"/>
    <w:rsid w:val="551736CF"/>
    <w:rsid w:val="5536A59E"/>
    <w:rsid w:val="553B0575"/>
    <w:rsid w:val="5542C512"/>
    <w:rsid w:val="55B725D7"/>
    <w:rsid w:val="55E0A9DB"/>
    <w:rsid w:val="56187456"/>
    <w:rsid w:val="5636E4D7"/>
    <w:rsid w:val="569AC62F"/>
    <w:rsid w:val="56AAE96C"/>
    <w:rsid w:val="56E644ED"/>
    <w:rsid w:val="56E7D0F8"/>
    <w:rsid w:val="56FA81B0"/>
    <w:rsid w:val="570CE6B8"/>
    <w:rsid w:val="57476608"/>
    <w:rsid w:val="57978CC4"/>
    <w:rsid w:val="57A71556"/>
    <w:rsid w:val="57D5E7F5"/>
    <w:rsid w:val="57E70512"/>
    <w:rsid w:val="581E3606"/>
    <w:rsid w:val="5834B252"/>
    <w:rsid w:val="588C7A64"/>
    <w:rsid w:val="5895A6F4"/>
    <w:rsid w:val="58F6F0F8"/>
    <w:rsid w:val="591205B8"/>
    <w:rsid w:val="59159D5C"/>
    <w:rsid w:val="591D814B"/>
    <w:rsid w:val="5924B7E9"/>
    <w:rsid w:val="59454740"/>
    <w:rsid w:val="594BB245"/>
    <w:rsid w:val="594C4C28"/>
    <w:rsid w:val="5971FB78"/>
    <w:rsid w:val="59A86E3A"/>
    <w:rsid w:val="59C017F0"/>
    <w:rsid w:val="59F5DB2F"/>
    <w:rsid w:val="5A02F822"/>
    <w:rsid w:val="5A06094A"/>
    <w:rsid w:val="5A09BBA6"/>
    <w:rsid w:val="5A241615"/>
    <w:rsid w:val="5A7E62C3"/>
    <w:rsid w:val="5A916131"/>
    <w:rsid w:val="5A953F14"/>
    <w:rsid w:val="5AF79736"/>
    <w:rsid w:val="5B17AFEB"/>
    <w:rsid w:val="5B385CD4"/>
    <w:rsid w:val="5B397C5B"/>
    <w:rsid w:val="5B4E955F"/>
    <w:rsid w:val="5B7E5506"/>
    <w:rsid w:val="5BB2D172"/>
    <w:rsid w:val="5BEC1B3E"/>
    <w:rsid w:val="5BF4F21C"/>
    <w:rsid w:val="5BFF9D2D"/>
    <w:rsid w:val="5C28D586"/>
    <w:rsid w:val="5C49BEDE"/>
    <w:rsid w:val="5C774ED3"/>
    <w:rsid w:val="5C8155F4"/>
    <w:rsid w:val="5CAEC1CB"/>
    <w:rsid w:val="5CE76789"/>
    <w:rsid w:val="5D012508"/>
    <w:rsid w:val="5D1B825B"/>
    <w:rsid w:val="5D3E850F"/>
    <w:rsid w:val="5D422275"/>
    <w:rsid w:val="5D7F04D3"/>
    <w:rsid w:val="5DD0C231"/>
    <w:rsid w:val="5E154DA5"/>
    <w:rsid w:val="5E1F6466"/>
    <w:rsid w:val="5E3EC8DE"/>
    <w:rsid w:val="5E468461"/>
    <w:rsid w:val="5E4808A0"/>
    <w:rsid w:val="5E4DBDEF"/>
    <w:rsid w:val="5E5CFF6E"/>
    <w:rsid w:val="5E5FC78E"/>
    <w:rsid w:val="5EAED767"/>
    <w:rsid w:val="5EF7A190"/>
    <w:rsid w:val="5F0BC5DD"/>
    <w:rsid w:val="5F0CC377"/>
    <w:rsid w:val="5F3AAD0F"/>
    <w:rsid w:val="5F87F1D3"/>
    <w:rsid w:val="5FB530B2"/>
    <w:rsid w:val="5FC6D606"/>
    <w:rsid w:val="5FEDBC83"/>
    <w:rsid w:val="603E70CA"/>
    <w:rsid w:val="60C9EAE7"/>
    <w:rsid w:val="60D1EF32"/>
    <w:rsid w:val="60F6B34F"/>
    <w:rsid w:val="6107819D"/>
    <w:rsid w:val="610CE4BB"/>
    <w:rsid w:val="611C492B"/>
    <w:rsid w:val="612741FA"/>
    <w:rsid w:val="614838C5"/>
    <w:rsid w:val="61564214"/>
    <w:rsid w:val="616D9972"/>
    <w:rsid w:val="617A29A3"/>
    <w:rsid w:val="617E0E81"/>
    <w:rsid w:val="61993EA7"/>
    <w:rsid w:val="61A97E77"/>
    <w:rsid w:val="61C99563"/>
    <w:rsid w:val="62083ED3"/>
    <w:rsid w:val="6239ECFD"/>
    <w:rsid w:val="628EBA08"/>
    <w:rsid w:val="629C5AB3"/>
    <w:rsid w:val="62C16611"/>
    <w:rsid w:val="62E66B1C"/>
    <w:rsid w:val="63224758"/>
    <w:rsid w:val="635F5F77"/>
    <w:rsid w:val="63771F81"/>
    <w:rsid w:val="63817606"/>
    <w:rsid w:val="63905EB9"/>
    <w:rsid w:val="639C9232"/>
    <w:rsid w:val="63B1843F"/>
    <w:rsid w:val="63C864A2"/>
    <w:rsid w:val="63D686F7"/>
    <w:rsid w:val="63F21A94"/>
    <w:rsid w:val="64100348"/>
    <w:rsid w:val="644B6886"/>
    <w:rsid w:val="6465EB1C"/>
    <w:rsid w:val="64B33E2E"/>
    <w:rsid w:val="64B514D5"/>
    <w:rsid w:val="64D60157"/>
    <w:rsid w:val="64E7FCD5"/>
    <w:rsid w:val="6500DCE9"/>
    <w:rsid w:val="65543E28"/>
    <w:rsid w:val="65575E58"/>
    <w:rsid w:val="656832FB"/>
    <w:rsid w:val="6572886D"/>
    <w:rsid w:val="657C0306"/>
    <w:rsid w:val="65A51F78"/>
    <w:rsid w:val="65BBD2DD"/>
    <w:rsid w:val="6671B768"/>
    <w:rsid w:val="669BE4F4"/>
    <w:rsid w:val="66CAFA7A"/>
    <w:rsid w:val="66CD0340"/>
    <w:rsid w:val="66D380D7"/>
    <w:rsid w:val="66D82C81"/>
    <w:rsid w:val="6713D864"/>
    <w:rsid w:val="671F641C"/>
    <w:rsid w:val="67A39313"/>
    <w:rsid w:val="67C05177"/>
    <w:rsid w:val="67E0B3CA"/>
    <w:rsid w:val="6832CE16"/>
    <w:rsid w:val="6868191B"/>
    <w:rsid w:val="688A3600"/>
    <w:rsid w:val="68DB67F8"/>
    <w:rsid w:val="68E2BCEE"/>
    <w:rsid w:val="68EB6694"/>
    <w:rsid w:val="690474B8"/>
    <w:rsid w:val="6920D431"/>
    <w:rsid w:val="69E60BD5"/>
    <w:rsid w:val="6A12E04B"/>
    <w:rsid w:val="6A377CC8"/>
    <w:rsid w:val="6A3BEEF6"/>
    <w:rsid w:val="6A4A8339"/>
    <w:rsid w:val="6A4C83DA"/>
    <w:rsid w:val="6AB85178"/>
    <w:rsid w:val="6AC13A4A"/>
    <w:rsid w:val="6AEBAEE7"/>
    <w:rsid w:val="6B085A74"/>
    <w:rsid w:val="6B1A84D9"/>
    <w:rsid w:val="6B679171"/>
    <w:rsid w:val="6B67A035"/>
    <w:rsid w:val="6BF3F962"/>
    <w:rsid w:val="6C3467B0"/>
    <w:rsid w:val="6C406B8A"/>
    <w:rsid w:val="6C40DCBD"/>
    <w:rsid w:val="6C4DF11A"/>
    <w:rsid w:val="6C50403A"/>
    <w:rsid w:val="6C506BC8"/>
    <w:rsid w:val="6C752F1D"/>
    <w:rsid w:val="6C7619C5"/>
    <w:rsid w:val="6CA92C36"/>
    <w:rsid w:val="6CC279DE"/>
    <w:rsid w:val="6D0770B6"/>
    <w:rsid w:val="6D1163B7"/>
    <w:rsid w:val="6D1C4CEE"/>
    <w:rsid w:val="6D1EE613"/>
    <w:rsid w:val="6D23E9CD"/>
    <w:rsid w:val="6D477DF7"/>
    <w:rsid w:val="6D655DA6"/>
    <w:rsid w:val="6D841811"/>
    <w:rsid w:val="6D8C68B1"/>
    <w:rsid w:val="6D9EF5CC"/>
    <w:rsid w:val="6DD1153A"/>
    <w:rsid w:val="6E2335A1"/>
    <w:rsid w:val="6E6BD5C5"/>
    <w:rsid w:val="6EB81F12"/>
    <w:rsid w:val="6EE6A526"/>
    <w:rsid w:val="6EF3FA09"/>
    <w:rsid w:val="6EF4A4A2"/>
    <w:rsid w:val="6F1476D1"/>
    <w:rsid w:val="6F34187C"/>
    <w:rsid w:val="6F367762"/>
    <w:rsid w:val="6F4CDF87"/>
    <w:rsid w:val="6FD92EC7"/>
    <w:rsid w:val="6FDBA352"/>
    <w:rsid w:val="700DD738"/>
    <w:rsid w:val="704BB85A"/>
    <w:rsid w:val="706A0E5C"/>
    <w:rsid w:val="706E74A4"/>
    <w:rsid w:val="70B009C1"/>
    <w:rsid w:val="70BB2D03"/>
    <w:rsid w:val="70C0CEED"/>
    <w:rsid w:val="7102CB28"/>
    <w:rsid w:val="7156BD11"/>
    <w:rsid w:val="718E5FC5"/>
    <w:rsid w:val="72017887"/>
    <w:rsid w:val="721D21FC"/>
    <w:rsid w:val="72229C2A"/>
    <w:rsid w:val="722FBDAE"/>
    <w:rsid w:val="723F71AD"/>
    <w:rsid w:val="7261D7BD"/>
    <w:rsid w:val="729C22B1"/>
    <w:rsid w:val="732D753E"/>
    <w:rsid w:val="737D183C"/>
    <w:rsid w:val="738B49DD"/>
    <w:rsid w:val="73A9D1C6"/>
    <w:rsid w:val="73B1D1FC"/>
    <w:rsid w:val="73DA4D95"/>
    <w:rsid w:val="73E0C4A5"/>
    <w:rsid w:val="7400854A"/>
    <w:rsid w:val="746314A8"/>
    <w:rsid w:val="749B2099"/>
    <w:rsid w:val="74A485CA"/>
    <w:rsid w:val="74A72A03"/>
    <w:rsid w:val="74B142A8"/>
    <w:rsid w:val="74E86F24"/>
    <w:rsid w:val="75246BA7"/>
    <w:rsid w:val="7575F411"/>
    <w:rsid w:val="7584664F"/>
    <w:rsid w:val="75F5C46D"/>
    <w:rsid w:val="7643809C"/>
    <w:rsid w:val="765E3893"/>
    <w:rsid w:val="7691D460"/>
    <w:rsid w:val="76CA87F3"/>
    <w:rsid w:val="76F62F7A"/>
    <w:rsid w:val="7700A667"/>
    <w:rsid w:val="770FD67C"/>
    <w:rsid w:val="7749E3F4"/>
    <w:rsid w:val="77540254"/>
    <w:rsid w:val="7760AB96"/>
    <w:rsid w:val="776B75FB"/>
    <w:rsid w:val="7781BE0D"/>
    <w:rsid w:val="77A80491"/>
    <w:rsid w:val="77E2BA50"/>
    <w:rsid w:val="780AC337"/>
    <w:rsid w:val="784BCCFF"/>
    <w:rsid w:val="78616E56"/>
    <w:rsid w:val="787B8E34"/>
    <w:rsid w:val="789E6B80"/>
    <w:rsid w:val="78A668F1"/>
    <w:rsid w:val="78AAE2F2"/>
    <w:rsid w:val="79033931"/>
    <w:rsid w:val="791328F1"/>
    <w:rsid w:val="79186D50"/>
    <w:rsid w:val="79213B94"/>
    <w:rsid w:val="7930977A"/>
    <w:rsid w:val="793DAEB5"/>
    <w:rsid w:val="795E6F48"/>
    <w:rsid w:val="796FF568"/>
    <w:rsid w:val="798B6AB5"/>
    <w:rsid w:val="79B8EA5C"/>
    <w:rsid w:val="7A24F257"/>
    <w:rsid w:val="7A397241"/>
    <w:rsid w:val="7A5EF987"/>
    <w:rsid w:val="7A814881"/>
    <w:rsid w:val="7A850D08"/>
    <w:rsid w:val="7A956566"/>
    <w:rsid w:val="7AE6CDA9"/>
    <w:rsid w:val="7B1A8123"/>
    <w:rsid w:val="7B6A18DE"/>
    <w:rsid w:val="7B6AB432"/>
    <w:rsid w:val="7BAE8112"/>
    <w:rsid w:val="7BE4ED50"/>
    <w:rsid w:val="7BFBCFC6"/>
    <w:rsid w:val="7C0F0A30"/>
    <w:rsid w:val="7C11C13A"/>
    <w:rsid w:val="7C1DFD56"/>
    <w:rsid w:val="7C260891"/>
    <w:rsid w:val="7C2ACA3D"/>
    <w:rsid w:val="7C379835"/>
    <w:rsid w:val="7C54C806"/>
    <w:rsid w:val="7C550E65"/>
    <w:rsid w:val="7C7C1D9C"/>
    <w:rsid w:val="7C8E9133"/>
    <w:rsid w:val="7C9194FE"/>
    <w:rsid w:val="7CA8570F"/>
    <w:rsid w:val="7CD3573F"/>
    <w:rsid w:val="7CE17355"/>
    <w:rsid w:val="7CFAF100"/>
    <w:rsid w:val="7D1AD009"/>
    <w:rsid w:val="7D2D97A3"/>
    <w:rsid w:val="7D7810C0"/>
    <w:rsid w:val="7D8494F5"/>
    <w:rsid w:val="7D91977E"/>
    <w:rsid w:val="7DB3D3EE"/>
    <w:rsid w:val="7DED3DAB"/>
    <w:rsid w:val="7DFB7D02"/>
    <w:rsid w:val="7DFD040E"/>
    <w:rsid w:val="7DFD38B1"/>
    <w:rsid w:val="7E67E6FE"/>
    <w:rsid w:val="7E8AE577"/>
    <w:rsid w:val="7E942E4C"/>
    <w:rsid w:val="7E9A93C4"/>
    <w:rsid w:val="7EAF4C90"/>
    <w:rsid w:val="7F17439B"/>
    <w:rsid w:val="7F40645E"/>
    <w:rsid w:val="7F7288DE"/>
    <w:rsid w:val="7FE50A0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457CB"/>
  <w15:chartTrackingRefBased/>
  <w15:docId w15:val="{C5CDB70F-2D1B-2A4A-A9D4-51862916C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ED5"/>
    <w:pPr>
      <w:jc w:val="both"/>
    </w:pPr>
    <w:rPr>
      <w:rFonts w:eastAsia="Aptos" w:cs="Aptos"/>
      <w:sz w:val="22"/>
      <w:szCs w:val="22"/>
    </w:rPr>
  </w:style>
  <w:style w:type="paragraph" w:styleId="Titre1">
    <w:name w:val="heading 1"/>
    <w:basedOn w:val="Normal"/>
    <w:next w:val="Normal"/>
    <w:link w:val="Titre1Car"/>
    <w:uiPriority w:val="9"/>
    <w:qFormat/>
    <w:pPr>
      <w:keepNext/>
      <w:keepLines/>
      <w:numPr>
        <w:numId w:val="32"/>
      </w:numPr>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pPr>
      <w:keepNext/>
      <w:keepLines/>
      <w:numPr>
        <w:ilvl w:val="1"/>
        <w:numId w:val="32"/>
      </w:numPr>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uiPriority w:val="9"/>
    <w:unhideWhenUsed/>
    <w:qFormat/>
    <w:rsid w:val="4FF490E3"/>
    <w:pPr>
      <w:keepNext/>
      <w:keepLines/>
      <w:numPr>
        <w:ilvl w:val="2"/>
        <w:numId w:val="32"/>
      </w:numPr>
      <w:spacing w:before="40" w:after="0"/>
      <w:outlineLvl w:val="2"/>
    </w:pPr>
    <w:rPr>
      <w:rFonts w:asciiTheme="majorHAnsi" w:eastAsiaTheme="majorEastAsia" w:hAnsiTheme="majorHAnsi" w:cstheme="majorBidi"/>
      <w:color w:val="0A2F40"/>
    </w:rPr>
  </w:style>
  <w:style w:type="paragraph" w:styleId="Titre4">
    <w:name w:val="heading 4"/>
    <w:basedOn w:val="Normal"/>
    <w:next w:val="Normal"/>
    <w:uiPriority w:val="9"/>
    <w:unhideWhenUsed/>
    <w:qFormat/>
    <w:rsid w:val="4FF490E3"/>
    <w:pPr>
      <w:keepNext/>
      <w:keepLines/>
      <w:numPr>
        <w:ilvl w:val="3"/>
        <w:numId w:val="32"/>
      </w:numPr>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uiPriority w:val="9"/>
    <w:unhideWhenUsed/>
    <w:qFormat/>
    <w:rsid w:val="4FF490E3"/>
    <w:pPr>
      <w:keepNext/>
      <w:keepLines/>
      <w:numPr>
        <w:ilvl w:val="4"/>
        <w:numId w:val="32"/>
      </w:numPr>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uiPriority w:val="9"/>
    <w:unhideWhenUsed/>
    <w:qFormat/>
    <w:rsid w:val="4FF490E3"/>
    <w:pPr>
      <w:keepNext/>
      <w:keepLines/>
      <w:numPr>
        <w:ilvl w:val="5"/>
        <w:numId w:val="32"/>
      </w:numPr>
      <w:spacing w:before="40" w:after="0"/>
      <w:outlineLvl w:val="5"/>
    </w:pPr>
    <w:rPr>
      <w:rFonts w:asciiTheme="majorHAnsi" w:eastAsiaTheme="majorEastAsia" w:hAnsiTheme="majorHAnsi" w:cstheme="majorBidi"/>
      <w:color w:val="0A2F40"/>
    </w:rPr>
  </w:style>
  <w:style w:type="paragraph" w:styleId="Titre7">
    <w:name w:val="heading 7"/>
    <w:basedOn w:val="Normal"/>
    <w:next w:val="Normal"/>
    <w:uiPriority w:val="9"/>
    <w:unhideWhenUsed/>
    <w:qFormat/>
    <w:rsid w:val="4FF490E3"/>
    <w:pPr>
      <w:keepNext/>
      <w:keepLines/>
      <w:numPr>
        <w:ilvl w:val="6"/>
        <w:numId w:val="32"/>
      </w:numPr>
      <w:spacing w:before="40" w:after="0"/>
      <w:outlineLvl w:val="6"/>
    </w:pPr>
    <w:rPr>
      <w:rFonts w:asciiTheme="majorHAnsi" w:eastAsiaTheme="majorEastAsia" w:hAnsiTheme="majorHAnsi" w:cstheme="majorBidi"/>
      <w:i/>
      <w:iCs/>
      <w:color w:val="0A2F40"/>
    </w:rPr>
  </w:style>
  <w:style w:type="paragraph" w:styleId="Titre8">
    <w:name w:val="heading 8"/>
    <w:basedOn w:val="Normal"/>
    <w:next w:val="Normal"/>
    <w:uiPriority w:val="9"/>
    <w:unhideWhenUsed/>
    <w:qFormat/>
    <w:rsid w:val="4FF490E3"/>
    <w:pPr>
      <w:keepNext/>
      <w:keepLines/>
      <w:numPr>
        <w:ilvl w:val="7"/>
        <w:numId w:val="32"/>
      </w:numPr>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uiPriority w:val="9"/>
    <w:unhideWhenUsed/>
    <w:qFormat/>
    <w:rsid w:val="4FF490E3"/>
    <w:pPr>
      <w:keepNext/>
      <w:keepLines/>
      <w:numPr>
        <w:ilvl w:val="8"/>
        <w:numId w:val="32"/>
      </w:numPr>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06FB"/>
    <w:rPr>
      <w:rFonts w:asciiTheme="majorHAnsi" w:eastAsiaTheme="majorEastAsia" w:hAnsiTheme="majorHAnsi" w:cstheme="majorBidi"/>
      <w:color w:val="0F4761" w:themeColor="accent1" w:themeShade="BF"/>
      <w:sz w:val="32"/>
      <w:szCs w:val="32"/>
    </w:rPr>
  </w:style>
  <w:style w:type="character" w:customStyle="1" w:styleId="TitreCar">
    <w:name w:val="Titre Car"/>
    <w:basedOn w:val="Policepardfaut"/>
    <w:link w:val="Titre"/>
    <w:uiPriority w:val="10"/>
    <w:rPr>
      <w:rFonts w:asciiTheme="majorHAnsi" w:eastAsiaTheme="majorEastAsia" w:hAnsiTheme="majorHAnsi" w:cstheme="majorBidi"/>
      <w:sz w:val="56"/>
      <w:szCs w:val="56"/>
    </w:rPr>
  </w:style>
  <w:style w:type="paragraph" w:styleId="Titre">
    <w:name w:val="Title"/>
    <w:basedOn w:val="Normal"/>
    <w:next w:val="Normal"/>
    <w:link w:val="TitreCar"/>
    <w:uiPriority w:val="10"/>
    <w:qFormat/>
    <w:rsid w:val="0B24777F"/>
    <w:pPr>
      <w:spacing w:after="0" w:line="240" w:lineRule="auto"/>
      <w:contextualSpacing/>
    </w:pPr>
    <w:rPr>
      <w:rFonts w:asciiTheme="majorHAnsi" w:eastAsiaTheme="majorEastAsia" w:hAnsiTheme="majorHAnsi" w:cstheme="majorBidi"/>
      <w:sz w:val="56"/>
      <w:szCs w:val="56"/>
    </w:r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Pr>
      <w:color w:val="467886" w:themeColor="hyperlink"/>
      <w:u w:val="single"/>
    </w:rPr>
  </w:style>
  <w:style w:type="paragraph" w:styleId="TM2">
    <w:name w:val="toc 2"/>
    <w:basedOn w:val="Normal"/>
    <w:next w:val="Normal"/>
    <w:uiPriority w:val="39"/>
    <w:unhideWhenUsed/>
    <w:rsid w:val="0B24777F"/>
    <w:pPr>
      <w:spacing w:after="100"/>
      <w:ind w:left="220"/>
    </w:pPr>
  </w:style>
  <w:style w:type="paragraph" w:styleId="TM1">
    <w:name w:val="toc 1"/>
    <w:basedOn w:val="Normal"/>
    <w:next w:val="Normal"/>
    <w:uiPriority w:val="39"/>
    <w:unhideWhenUsed/>
    <w:rsid w:val="0B24777F"/>
    <w:pPr>
      <w:spacing w:after="100"/>
    </w:pPr>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sid w:val="008D16FF"/>
    <w:rPr>
      <w:rFonts w:asciiTheme="majorHAnsi" w:eastAsiaTheme="majorEastAsia" w:hAnsiTheme="majorHAnsi" w:cstheme="majorBidi"/>
      <w:color w:val="0F4761" w:themeColor="accent1" w:themeShade="BF"/>
      <w:sz w:val="26"/>
      <w:szCs w:val="26"/>
    </w:rPr>
  </w:style>
  <w:style w:type="paragraph" w:styleId="Bibliographie">
    <w:name w:val="Bibliography"/>
    <w:basedOn w:val="Normal"/>
    <w:next w:val="Normal"/>
    <w:uiPriority w:val="37"/>
    <w:unhideWhenUsed/>
    <w:rsid w:val="00822EF0"/>
    <w:pPr>
      <w:tabs>
        <w:tab w:val="left" w:pos="260"/>
      </w:tabs>
      <w:spacing w:after="240" w:line="240" w:lineRule="auto"/>
      <w:ind w:left="264" w:hanging="264"/>
    </w:pPr>
  </w:style>
  <w:style w:type="character" w:styleId="Mentionnonrsolue">
    <w:name w:val="Unresolved Mention"/>
    <w:basedOn w:val="Policepardfaut"/>
    <w:uiPriority w:val="99"/>
    <w:semiHidden/>
    <w:unhideWhenUsed/>
    <w:rsid w:val="007867F1"/>
    <w:rPr>
      <w:color w:val="605E5C"/>
      <w:shd w:val="clear" w:color="auto" w:fill="E1DFDD"/>
    </w:rPr>
  </w:style>
  <w:style w:type="paragraph" w:styleId="En-tte">
    <w:name w:val="header"/>
    <w:basedOn w:val="Normal"/>
    <w:link w:val="En-tteCar"/>
    <w:uiPriority w:val="99"/>
    <w:unhideWhenUsed/>
    <w:rsid w:val="002A7A7B"/>
    <w:pPr>
      <w:tabs>
        <w:tab w:val="center" w:pos="4536"/>
        <w:tab w:val="right" w:pos="9072"/>
      </w:tabs>
      <w:spacing w:after="0" w:line="240" w:lineRule="auto"/>
    </w:pPr>
  </w:style>
  <w:style w:type="character" w:customStyle="1" w:styleId="En-tteCar">
    <w:name w:val="En-tête Car"/>
    <w:basedOn w:val="Policepardfaut"/>
    <w:link w:val="En-tte"/>
    <w:uiPriority w:val="99"/>
    <w:rsid w:val="002A7A7B"/>
  </w:style>
  <w:style w:type="paragraph" w:styleId="Pieddepage">
    <w:name w:val="footer"/>
    <w:basedOn w:val="Normal"/>
    <w:link w:val="PieddepageCar"/>
    <w:uiPriority w:val="99"/>
    <w:unhideWhenUsed/>
    <w:rsid w:val="002A7A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7A7B"/>
  </w:style>
  <w:style w:type="paragraph" w:styleId="Sous-titre">
    <w:name w:val="Subtitle"/>
    <w:basedOn w:val="Normal"/>
    <w:next w:val="Normal"/>
    <w:link w:val="Sous-titreCar"/>
    <w:uiPriority w:val="11"/>
    <w:qFormat/>
    <w:rsid w:val="001E7077"/>
    <w:rPr>
      <w:rFonts w:eastAsiaTheme="minorEastAsia"/>
      <w:color w:val="5A5A5A"/>
    </w:rPr>
  </w:style>
  <w:style w:type="character" w:customStyle="1" w:styleId="Sous-titreCar">
    <w:name w:val="Sous-titre Car"/>
    <w:basedOn w:val="Policepardfaut"/>
    <w:link w:val="Sous-titre"/>
    <w:uiPriority w:val="11"/>
    <w:rsid w:val="001E7077"/>
    <w:rPr>
      <w:rFonts w:eastAsiaTheme="minorEastAsia"/>
      <w:color w:val="5A5A5A"/>
    </w:rPr>
  </w:style>
  <w:style w:type="paragraph" w:styleId="Citation">
    <w:name w:val="Quote"/>
    <w:basedOn w:val="Normal"/>
    <w:next w:val="Normal"/>
    <w:link w:val="CitationCar"/>
    <w:uiPriority w:val="29"/>
    <w:qFormat/>
    <w:rsid w:val="001E707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E7077"/>
    <w:rPr>
      <w:i/>
      <w:iCs/>
      <w:color w:val="404040" w:themeColor="text1" w:themeTint="BF"/>
    </w:rPr>
  </w:style>
  <w:style w:type="paragraph" w:styleId="Citationintense">
    <w:name w:val="Intense Quote"/>
    <w:basedOn w:val="Normal"/>
    <w:next w:val="Normal"/>
    <w:link w:val="CitationintenseCar"/>
    <w:uiPriority w:val="30"/>
    <w:qFormat/>
    <w:rsid w:val="001E7077"/>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tionintenseCar">
    <w:name w:val="Citation intense Car"/>
    <w:basedOn w:val="Policepardfaut"/>
    <w:link w:val="Citationintense"/>
    <w:uiPriority w:val="30"/>
    <w:rsid w:val="001E7077"/>
    <w:rPr>
      <w:i/>
      <w:iCs/>
      <w:color w:val="156082" w:themeColor="accent1"/>
    </w:rPr>
  </w:style>
  <w:style w:type="paragraph" w:styleId="Notedefin">
    <w:name w:val="endnote text"/>
    <w:basedOn w:val="Normal"/>
    <w:link w:val="NotedefinCar"/>
    <w:uiPriority w:val="99"/>
    <w:semiHidden/>
    <w:unhideWhenUsed/>
    <w:rsid w:val="001E7077"/>
    <w:pPr>
      <w:spacing w:after="0" w:line="240" w:lineRule="auto"/>
    </w:pPr>
    <w:rPr>
      <w:sz w:val="20"/>
      <w:szCs w:val="20"/>
    </w:rPr>
  </w:style>
  <w:style w:type="character" w:customStyle="1" w:styleId="NotedefinCar">
    <w:name w:val="Note de fin Car"/>
    <w:basedOn w:val="Policepardfaut"/>
    <w:link w:val="Notedefin"/>
    <w:uiPriority w:val="99"/>
    <w:semiHidden/>
    <w:rsid w:val="001E7077"/>
    <w:rPr>
      <w:sz w:val="20"/>
      <w:szCs w:val="20"/>
    </w:rPr>
  </w:style>
  <w:style w:type="paragraph" w:styleId="Notedebasdepage">
    <w:name w:val="footnote text"/>
    <w:basedOn w:val="Normal"/>
    <w:link w:val="NotedebasdepageCar"/>
    <w:uiPriority w:val="99"/>
    <w:semiHidden/>
    <w:unhideWhenUsed/>
    <w:rsid w:val="001E707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7077"/>
    <w:rPr>
      <w:sz w:val="20"/>
      <w:szCs w:val="20"/>
    </w:rPr>
  </w:style>
  <w:style w:type="paragraph" w:styleId="TM3">
    <w:name w:val="toc 3"/>
    <w:basedOn w:val="Normal"/>
    <w:next w:val="Normal"/>
    <w:uiPriority w:val="39"/>
    <w:unhideWhenUsed/>
    <w:rsid w:val="4FF490E3"/>
    <w:pPr>
      <w:spacing w:after="100"/>
      <w:ind w:left="440"/>
    </w:pPr>
  </w:style>
  <w:style w:type="paragraph" w:styleId="TM4">
    <w:name w:val="toc 4"/>
    <w:basedOn w:val="Normal"/>
    <w:next w:val="Normal"/>
    <w:uiPriority w:val="39"/>
    <w:unhideWhenUsed/>
    <w:rsid w:val="4FF490E3"/>
    <w:pPr>
      <w:spacing w:after="100"/>
      <w:ind w:left="660"/>
    </w:pPr>
  </w:style>
  <w:style w:type="paragraph" w:styleId="TM5">
    <w:name w:val="toc 5"/>
    <w:basedOn w:val="Normal"/>
    <w:next w:val="Normal"/>
    <w:uiPriority w:val="39"/>
    <w:unhideWhenUsed/>
    <w:rsid w:val="4FF490E3"/>
    <w:pPr>
      <w:spacing w:after="100"/>
      <w:ind w:left="880"/>
    </w:pPr>
  </w:style>
  <w:style w:type="paragraph" w:styleId="TM6">
    <w:name w:val="toc 6"/>
    <w:basedOn w:val="Normal"/>
    <w:next w:val="Normal"/>
    <w:uiPriority w:val="39"/>
    <w:unhideWhenUsed/>
    <w:rsid w:val="4FF490E3"/>
    <w:pPr>
      <w:spacing w:after="100"/>
      <w:ind w:left="1100"/>
    </w:pPr>
  </w:style>
  <w:style w:type="paragraph" w:styleId="TM7">
    <w:name w:val="toc 7"/>
    <w:basedOn w:val="Normal"/>
    <w:next w:val="Normal"/>
    <w:uiPriority w:val="39"/>
    <w:unhideWhenUsed/>
    <w:rsid w:val="4FF490E3"/>
    <w:pPr>
      <w:spacing w:after="100"/>
      <w:ind w:left="1320"/>
    </w:pPr>
  </w:style>
  <w:style w:type="paragraph" w:styleId="TM8">
    <w:name w:val="toc 8"/>
    <w:basedOn w:val="Normal"/>
    <w:next w:val="Normal"/>
    <w:uiPriority w:val="39"/>
    <w:unhideWhenUsed/>
    <w:rsid w:val="4FF490E3"/>
    <w:pPr>
      <w:spacing w:after="100"/>
      <w:ind w:left="1540"/>
    </w:pPr>
  </w:style>
  <w:style w:type="paragraph" w:styleId="TM9">
    <w:name w:val="toc 9"/>
    <w:basedOn w:val="Normal"/>
    <w:next w:val="Normal"/>
    <w:uiPriority w:val="39"/>
    <w:unhideWhenUsed/>
    <w:rsid w:val="4FF490E3"/>
    <w:pPr>
      <w:spacing w:after="100"/>
      <w:ind w:left="1760"/>
    </w:pPr>
  </w:style>
  <w:style w:type="paragraph" w:styleId="Rvision">
    <w:name w:val="Revision"/>
    <w:hidden/>
    <w:uiPriority w:val="99"/>
    <w:semiHidden/>
    <w:rsid w:val="000C68B1"/>
    <w:pPr>
      <w:spacing w:after="0" w:line="240" w:lineRule="auto"/>
    </w:pPr>
  </w:style>
  <w:style w:type="paragraph" w:styleId="Lgende">
    <w:name w:val="caption"/>
    <w:basedOn w:val="Normal"/>
    <w:next w:val="Normal"/>
    <w:uiPriority w:val="35"/>
    <w:unhideWhenUsed/>
    <w:qFormat/>
    <w:rsid w:val="009A172B"/>
    <w:pPr>
      <w:spacing w:after="200" w:line="240" w:lineRule="auto"/>
      <w:jc w:val="center"/>
    </w:pPr>
    <w:rPr>
      <w:i/>
      <w:iCs/>
      <w:color w:val="0E2841" w:themeColor="text2"/>
      <w:sz w:val="18"/>
      <w:szCs w:val="18"/>
    </w:rPr>
  </w:style>
  <w:style w:type="character" w:styleId="Lienhypertextesuivivisit">
    <w:name w:val="FollowedHyperlink"/>
    <w:basedOn w:val="Policepardfaut"/>
    <w:uiPriority w:val="99"/>
    <w:semiHidden/>
    <w:unhideWhenUsed/>
    <w:rsid w:val="00A71B0B"/>
    <w:rPr>
      <w:color w:val="96607D" w:themeColor="followedHyperlink"/>
      <w:u w:val="single"/>
    </w:rPr>
  </w:style>
  <w:style w:type="paragraph" w:styleId="Sansinterligne">
    <w:name w:val="No Spacing"/>
    <w:uiPriority w:val="1"/>
    <w:qFormat/>
    <w:rsid w:val="0062490D"/>
    <w:pPr>
      <w:spacing w:after="0" w:line="240" w:lineRule="auto"/>
      <w:jc w:val="both"/>
    </w:pPr>
  </w:style>
  <w:style w:type="character" w:styleId="Numrodepage">
    <w:name w:val="page number"/>
    <w:basedOn w:val="Policepardfaut"/>
    <w:uiPriority w:val="99"/>
    <w:semiHidden/>
    <w:unhideWhenUsed/>
    <w:rsid w:val="00164ABA"/>
  </w:style>
  <w:style w:type="character" w:styleId="Marquedecommentaire">
    <w:name w:val="annotation reference"/>
    <w:basedOn w:val="Policepardfaut"/>
    <w:uiPriority w:val="99"/>
    <w:semiHidden/>
    <w:unhideWhenUsed/>
    <w:rsid w:val="00310902"/>
    <w:rPr>
      <w:sz w:val="16"/>
      <w:szCs w:val="16"/>
    </w:rPr>
  </w:style>
  <w:style w:type="paragraph" w:styleId="Commentaire">
    <w:name w:val="annotation text"/>
    <w:basedOn w:val="Normal"/>
    <w:link w:val="CommentaireCar"/>
    <w:uiPriority w:val="99"/>
    <w:semiHidden/>
    <w:unhideWhenUsed/>
    <w:rsid w:val="00310902"/>
    <w:pPr>
      <w:spacing w:line="240" w:lineRule="auto"/>
    </w:pPr>
    <w:rPr>
      <w:sz w:val="20"/>
      <w:szCs w:val="20"/>
    </w:rPr>
  </w:style>
  <w:style w:type="character" w:customStyle="1" w:styleId="CommentaireCar">
    <w:name w:val="Commentaire Car"/>
    <w:basedOn w:val="Policepardfaut"/>
    <w:link w:val="Commentaire"/>
    <w:uiPriority w:val="99"/>
    <w:semiHidden/>
    <w:rsid w:val="00310902"/>
    <w:rPr>
      <w:sz w:val="20"/>
      <w:szCs w:val="20"/>
    </w:rPr>
  </w:style>
  <w:style w:type="paragraph" w:styleId="Objetducommentaire">
    <w:name w:val="annotation subject"/>
    <w:basedOn w:val="Commentaire"/>
    <w:next w:val="Commentaire"/>
    <w:link w:val="ObjetducommentaireCar"/>
    <w:uiPriority w:val="99"/>
    <w:semiHidden/>
    <w:unhideWhenUsed/>
    <w:rsid w:val="00310902"/>
    <w:rPr>
      <w:b/>
      <w:bCs/>
    </w:rPr>
  </w:style>
  <w:style w:type="character" w:customStyle="1" w:styleId="ObjetducommentaireCar">
    <w:name w:val="Objet du commentaire Car"/>
    <w:basedOn w:val="CommentaireCar"/>
    <w:link w:val="Objetducommentaire"/>
    <w:uiPriority w:val="99"/>
    <w:semiHidden/>
    <w:rsid w:val="00310902"/>
    <w:rPr>
      <w:b/>
      <w:bCs/>
      <w:sz w:val="20"/>
      <w:szCs w:val="20"/>
    </w:rPr>
  </w:style>
  <w:style w:type="character" w:styleId="Mention">
    <w:name w:val="Mention"/>
    <w:basedOn w:val="Policepardfaut"/>
    <w:uiPriority w:val="99"/>
    <w:unhideWhenUsed/>
    <w:rsid w:val="00310902"/>
    <w:rPr>
      <w:color w:val="2B579A"/>
      <w:shd w:val="clear" w:color="auto" w:fill="E1DFDD"/>
    </w:rPr>
  </w:style>
  <w:style w:type="paragraph" w:styleId="Tabledesillustrations">
    <w:name w:val="table of figures"/>
    <w:basedOn w:val="Normal"/>
    <w:next w:val="Normal"/>
    <w:uiPriority w:val="99"/>
    <w:unhideWhenUsed/>
    <w:rsid w:val="00F246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1197">
      <w:bodyDiv w:val="1"/>
      <w:marLeft w:val="0"/>
      <w:marRight w:val="0"/>
      <w:marTop w:val="0"/>
      <w:marBottom w:val="0"/>
      <w:divBdr>
        <w:top w:val="none" w:sz="0" w:space="0" w:color="auto"/>
        <w:left w:val="none" w:sz="0" w:space="0" w:color="auto"/>
        <w:bottom w:val="none" w:sz="0" w:space="0" w:color="auto"/>
        <w:right w:val="none" w:sz="0" w:space="0" w:color="auto"/>
      </w:divBdr>
    </w:div>
    <w:div w:id="58284818">
      <w:bodyDiv w:val="1"/>
      <w:marLeft w:val="0"/>
      <w:marRight w:val="0"/>
      <w:marTop w:val="0"/>
      <w:marBottom w:val="0"/>
      <w:divBdr>
        <w:top w:val="none" w:sz="0" w:space="0" w:color="auto"/>
        <w:left w:val="none" w:sz="0" w:space="0" w:color="auto"/>
        <w:bottom w:val="none" w:sz="0" w:space="0" w:color="auto"/>
        <w:right w:val="none" w:sz="0" w:space="0" w:color="auto"/>
      </w:divBdr>
    </w:div>
    <w:div w:id="434832168">
      <w:bodyDiv w:val="1"/>
      <w:marLeft w:val="0"/>
      <w:marRight w:val="0"/>
      <w:marTop w:val="0"/>
      <w:marBottom w:val="0"/>
      <w:divBdr>
        <w:top w:val="none" w:sz="0" w:space="0" w:color="auto"/>
        <w:left w:val="none" w:sz="0" w:space="0" w:color="auto"/>
        <w:bottom w:val="none" w:sz="0" w:space="0" w:color="auto"/>
        <w:right w:val="none" w:sz="0" w:space="0" w:color="auto"/>
      </w:divBdr>
    </w:div>
    <w:div w:id="475681846">
      <w:bodyDiv w:val="1"/>
      <w:marLeft w:val="0"/>
      <w:marRight w:val="0"/>
      <w:marTop w:val="0"/>
      <w:marBottom w:val="0"/>
      <w:divBdr>
        <w:top w:val="none" w:sz="0" w:space="0" w:color="auto"/>
        <w:left w:val="none" w:sz="0" w:space="0" w:color="auto"/>
        <w:bottom w:val="none" w:sz="0" w:space="0" w:color="auto"/>
        <w:right w:val="none" w:sz="0" w:space="0" w:color="auto"/>
      </w:divBdr>
    </w:div>
    <w:div w:id="520051392">
      <w:bodyDiv w:val="1"/>
      <w:marLeft w:val="0"/>
      <w:marRight w:val="0"/>
      <w:marTop w:val="0"/>
      <w:marBottom w:val="0"/>
      <w:divBdr>
        <w:top w:val="none" w:sz="0" w:space="0" w:color="auto"/>
        <w:left w:val="none" w:sz="0" w:space="0" w:color="auto"/>
        <w:bottom w:val="none" w:sz="0" w:space="0" w:color="auto"/>
        <w:right w:val="none" w:sz="0" w:space="0" w:color="auto"/>
      </w:divBdr>
    </w:div>
    <w:div w:id="802621254">
      <w:bodyDiv w:val="1"/>
      <w:marLeft w:val="0"/>
      <w:marRight w:val="0"/>
      <w:marTop w:val="0"/>
      <w:marBottom w:val="0"/>
      <w:divBdr>
        <w:top w:val="none" w:sz="0" w:space="0" w:color="auto"/>
        <w:left w:val="none" w:sz="0" w:space="0" w:color="auto"/>
        <w:bottom w:val="none" w:sz="0" w:space="0" w:color="auto"/>
        <w:right w:val="none" w:sz="0" w:space="0" w:color="auto"/>
      </w:divBdr>
    </w:div>
    <w:div w:id="1013337119">
      <w:bodyDiv w:val="1"/>
      <w:marLeft w:val="0"/>
      <w:marRight w:val="0"/>
      <w:marTop w:val="0"/>
      <w:marBottom w:val="0"/>
      <w:divBdr>
        <w:top w:val="none" w:sz="0" w:space="0" w:color="auto"/>
        <w:left w:val="none" w:sz="0" w:space="0" w:color="auto"/>
        <w:bottom w:val="none" w:sz="0" w:space="0" w:color="auto"/>
        <w:right w:val="none" w:sz="0" w:space="0" w:color="auto"/>
      </w:divBdr>
    </w:div>
    <w:div w:id="1125154299">
      <w:bodyDiv w:val="1"/>
      <w:marLeft w:val="0"/>
      <w:marRight w:val="0"/>
      <w:marTop w:val="0"/>
      <w:marBottom w:val="0"/>
      <w:divBdr>
        <w:top w:val="none" w:sz="0" w:space="0" w:color="auto"/>
        <w:left w:val="none" w:sz="0" w:space="0" w:color="auto"/>
        <w:bottom w:val="none" w:sz="0" w:space="0" w:color="auto"/>
        <w:right w:val="none" w:sz="0" w:space="0" w:color="auto"/>
      </w:divBdr>
    </w:div>
    <w:div w:id="1182083927">
      <w:bodyDiv w:val="1"/>
      <w:marLeft w:val="0"/>
      <w:marRight w:val="0"/>
      <w:marTop w:val="0"/>
      <w:marBottom w:val="0"/>
      <w:divBdr>
        <w:top w:val="none" w:sz="0" w:space="0" w:color="auto"/>
        <w:left w:val="none" w:sz="0" w:space="0" w:color="auto"/>
        <w:bottom w:val="none" w:sz="0" w:space="0" w:color="auto"/>
        <w:right w:val="none" w:sz="0" w:space="0" w:color="auto"/>
      </w:divBdr>
    </w:div>
    <w:div w:id="1278297459">
      <w:bodyDiv w:val="1"/>
      <w:marLeft w:val="0"/>
      <w:marRight w:val="0"/>
      <w:marTop w:val="0"/>
      <w:marBottom w:val="0"/>
      <w:divBdr>
        <w:top w:val="none" w:sz="0" w:space="0" w:color="auto"/>
        <w:left w:val="none" w:sz="0" w:space="0" w:color="auto"/>
        <w:bottom w:val="none" w:sz="0" w:space="0" w:color="auto"/>
        <w:right w:val="none" w:sz="0" w:space="0" w:color="auto"/>
      </w:divBdr>
    </w:div>
    <w:div w:id="1356729109">
      <w:bodyDiv w:val="1"/>
      <w:marLeft w:val="0"/>
      <w:marRight w:val="0"/>
      <w:marTop w:val="0"/>
      <w:marBottom w:val="0"/>
      <w:divBdr>
        <w:top w:val="none" w:sz="0" w:space="0" w:color="auto"/>
        <w:left w:val="none" w:sz="0" w:space="0" w:color="auto"/>
        <w:bottom w:val="none" w:sz="0" w:space="0" w:color="auto"/>
        <w:right w:val="none" w:sz="0" w:space="0" w:color="auto"/>
      </w:divBdr>
    </w:div>
    <w:div w:id="1554536633">
      <w:bodyDiv w:val="1"/>
      <w:marLeft w:val="0"/>
      <w:marRight w:val="0"/>
      <w:marTop w:val="0"/>
      <w:marBottom w:val="0"/>
      <w:divBdr>
        <w:top w:val="none" w:sz="0" w:space="0" w:color="auto"/>
        <w:left w:val="none" w:sz="0" w:space="0" w:color="auto"/>
        <w:bottom w:val="none" w:sz="0" w:space="0" w:color="auto"/>
        <w:right w:val="none" w:sz="0" w:space="0" w:color="auto"/>
      </w:divBdr>
    </w:div>
    <w:div w:id="158756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rimever.com/groupe/qui-sommes-nous/" TargetMode="External"/><Relationship Id="rId17" Type="http://schemas.openxmlformats.org/officeDocument/2006/relationships/image" Target="media/image9.pn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ciencedirect.com/science/article/pii/S13191578110001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yperlink" Target="https://fr.wikipedia.org/wiki/Extract-transform-load"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lescahiersdelinnovation.com/la-methode-amdec-analyse-des-risq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oter" Target="footer1.xml"/><Relationship Id="rId27" Type="http://schemas.openxmlformats.org/officeDocument/2006/relationships/header" Target="header3.xml"/><Relationship Id="rId30" Type="http://schemas.openxmlformats.org/officeDocument/2006/relationships/hyperlink" Target="https://www.primever.com/groupe/qui-sommes-nou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htt24</b:Tag>
    <b:SourceType>InternetSite</b:SourceType>
    <b:Guid>{9C8EEB9F-401C-AE46-BFB9-9D28381CFDE2}</b:Guid>
    <b:Title>https://en.wikipedia.org/wiki/Extract,_transform,_load</b:Title>
    <b:Year>2024</b:Year>
    <b:InternetSiteTitle>wikipedia</b:InternetSiteTitle>
    <b:URL>https://en.wikipedia.org/wiki/Extract,_transform,_load</b:URL>
    <b:LCID>en-US</b:LCID>
    <b:RefOrder>1</b:RefOrder>
  </b:Source>
  <b:Source>
    <b:Tag>htt241</b:Tag>
    <b:SourceType>InternetSite</b:SourceType>
    <b:Guid>{3FEBCCD7-8A2B-D843-A890-07576167EEE0}</b:Guid>
    <b:Title>https://en.wikipedia.org/wiki/Extract,_transform,_load</b:Title>
    <b:InternetSiteTitle>wikipedia</b:InternetSiteTitle>
    <b:URL>https://en.wikipedia.org/wiki/Extract,_transform,_load</b:URL>
    <b:Year>2024</b:Year>
    <b:RefOrder>2</b:RefOrder>
  </b:Source>
</b:Sources>
</file>

<file path=customXml/itemProps1.xml><?xml version="1.0" encoding="utf-8"?>
<ds:datastoreItem xmlns:ds="http://schemas.openxmlformats.org/officeDocument/2006/customXml" ds:itemID="{4C82D8E9-B9E5-2145-BE9C-2E14C197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5569</Words>
  <Characters>30632</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36129</CharactersWithSpaces>
  <SharedDoc>false</SharedDoc>
  <HLinks>
    <vt:vector size="222" baseType="variant">
      <vt:variant>
        <vt:i4>4784141</vt:i4>
      </vt:variant>
      <vt:variant>
        <vt:i4>216</vt:i4>
      </vt:variant>
      <vt:variant>
        <vt:i4>0</vt:i4>
      </vt:variant>
      <vt:variant>
        <vt:i4>5</vt:i4>
      </vt:variant>
      <vt:variant>
        <vt:lpwstr>https://www.lescahiersdelinnovation.com/la-methode-amdec-analyse-des-risques/</vt:lpwstr>
      </vt:variant>
      <vt:variant>
        <vt:lpwstr/>
      </vt:variant>
      <vt:variant>
        <vt:i4>1507335</vt:i4>
      </vt:variant>
      <vt:variant>
        <vt:i4>213</vt:i4>
      </vt:variant>
      <vt:variant>
        <vt:i4>0</vt:i4>
      </vt:variant>
      <vt:variant>
        <vt:i4>5</vt:i4>
      </vt:variant>
      <vt:variant>
        <vt:lpwstr>https://www.primever.com/groupe/qui-sommes-nous/</vt:lpwstr>
      </vt:variant>
      <vt:variant>
        <vt:lpwstr/>
      </vt:variant>
      <vt:variant>
        <vt:i4>7078008</vt:i4>
      </vt:variant>
      <vt:variant>
        <vt:i4>210</vt:i4>
      </vt:variant>
      <vt:variant>
        <vt:i4>0</vt:i4>
      </vt:variant>
      <vt:variant>
        <vt:i4>5</vt:i4>
      </vt:variant>
      <vt:variant>
        <vt:lpwstr>https://www.sciencedirect.com/science/article/pii/S131915781100019X</vt:lpwstr>
      </vt:variant>
      <vt:variant>
        <vt:lpwstr/>
      </vt:variant>
      <vt:variant>
        <vt:i4>5963802</vt:i4>
      </vt:variant>
      <vt:variant>
        <vt:i4>207</vt:i4>
      </vt:variant>
      <vt:variant>
        <vt:i4>0</vt:i4>
      </vt:variant>
      <vt:variant>
        <vt:i4>5</vt:i4>
      </vt:variant>
      <vt:variant>
        <vt:lpwstr>https://fr.wikipedia.org/wiki/Extract-transform-load</vt:lpwstr>
      </vt:variant>
      <vt:variant>
        <vt:lpwstr/>
      </vt:variant>
      <vt:variant>
        <vt:i4>1769522</vt:i4>
      </vt:variant>
      <vt:variant>
        <vt:i4>200</vt:i4>
      </vt:variant>
      <vt:variant>
        <vt:i4>0</vt:i4>
      </vt:variant>
      <vt:variant>
        <vt:i4>5</vt:i4>
      </vt:variant>
      <vt:variant>
        <vt:lpwstr/>
      </vt:variant>
      <vt:variant>
        <vt:lpwstr>_Toc184835490</vt:lpwstr>
      </vt:variant>
      <vt:variant>
        <vt:i4>1703986</vt:i4>
      </vt:variant>
      <vt:variant>
        <vt:i4>194</vt:i4>
      </vt:variant>
      <vt:variant>
        <vt:i4>0</vt:i4>
      </vt:variant>
      <vt:variant>
        <vt:i4>5</vt:i4>
      </vt:variant>
      <vt:variant>
        <vt:lpwstr/>
      </vt:variant>
      <vt:variant>
        <vt:lpwstr>_Toc184835489</vt:lpwstr>
      </vt:variant>
      <vt:variant>
        <vt:i4>1703986</vt:i4>
      </vt:variant>
      <vt:variant>
        <vt:i4>188</vt:i4>
      </vt:variant>
      <vt:variant>
        <vt:i4>0</vt:i4>
      </vt:variant>
      <vt:variant>
        <vt:i4>5</vt:i4>
      </vt:variant>
      <vt:variant>
        <vt:lpwstr/>
      </vt:variant>
      <vt:variant>
        <vt:lpwstr>_Toc184835488</vt:lpwstr>
      </vt:variant>
      <vt:variant>
        <vt:i4>1703986</vt:i4>
      </vt:variant>
      <vt:variant>
        <vt:i4>182</vt:i4>
      </vt:variant>
      <vt:variant>
        <vt:i4>0</vt:i4>
      </vt:variant>
      <vt:variant>
        <vt:i4>5</vt:i4>
      </vt:variant>
      <vt:variant>
        <vt:lpwstr/>
      </vt:variant>
      <vt:variant>
        <vt:lpwstr>_Toc184835487</vt:lpwstr>
      </vt:variant>
      <vt:variant>
        <vt:i4>1703986</vt:i4>
      </vt:variant>
      <vt:variant>
        <vt:i4>176</vt:i4>
      </vt:variant>
      <vt:variant>
        <vt:i4>0</vt:i4>
      </vt:variant>
      <vt:variant>
        <vt:i4>5</vt:i4>
      </vt:variant>
      <vt:variant>
        <vt:lpwstr/>
      </vt:variant>
      <vt:variant>
        <vt:lpwstr>_Toc184835486</vt:lpwstr>
      </vt:variant>
      <vt:variant>
        <vt:i4>1703986</vt:i4>
      </vt:variant>
      <vt:variant>
        <vt:i4>170</vt:i4>
      </vt:variant>
      <vt:variant>
        <vt:i4>0</vt:i4>
      </vt:variant>
      <vt:variant>
        <vt:i4>5</vt:i4>
      </vt:variant>
      <vt:variant>
        <vt:lpwstr/>
      </vt:variant>
      <vt:variant>
        <vt:lpwstr>_Toc184835485</vt:lpwstr>
      </vt:variant>
      <vt:variant>
        <vt:i4>1703986</vt:i4>
      </vt:variant>
      <vt:variant>
        <vt:i4>164</vt:i4>
      </vt:variant>
      <vt:variant>
        <vt:i4>0</vt:i4>
      </vt:variant>
      <vt:variant>
        <vt:i4>5</vt:i4>
      </vt:variant>
      <vt:variant>
        <vt:lpwstr/>
      </vt:variant>
      <vt:variant>
        <vt:lpwstr>_Toc184835484</vt:lpwstr>
      </vt:variant>
      <vt:variant>
        <vt:i4>1703986</vt:i4>
      </vt:variant>
      <vt:variant>
        <vt:i4>158</vt:i4>
      </vt:variant>
      <vt:variant>
        <vt:i4>0</vt:i4>
      </vt:variant>
      <vt:variant>
        <vt:i4>5</vt:i4>
      </vt:variant>
      <vt:variant>
        <vt:lpwstr/>
      </vt:variant>
      <vt:variant>
        <vt:lpwstr>_Toc184835483</vt:lpwstr>
      </vt:variant>
      <vt:variant>
        <vt:i4>1703986</vt:i4>
      </vt:variant>
      <vt:variant>
        <vt:i4>152</vt:i4>
      </vt:variant>
      <vt:variant>
        <vt:i4>0</vt:i4>
      </vt:variant>
      <vt:variant>
        <vt:i4>5</vt:i4>
      </vt:variant>
      <vt:variant>
        <vt:lpwstr/>
      </vt:variant>
      <vt:variant>
        <vt:lpwstr>_Toc184835482</vt:lpwstr>
      </vt:variant>
      <vt:variant>
        <vt:i4>1703986</vt:i4>
      </vt:variant>
      <vt:variant>
        <vt:i4>146</vt:i4>
      </vt:variant>
      <vt:variant>
        <vt:i4>0</vt:i4>
      </vt:variant>
      <vt:variant>
        <vt:i4>5</vt:i4>
      </vt:variant>
      <vt:variant>
        <vt:lpwstr/>
      </vt:variant>
      <vt:variant>
        <vt:lpwstr>_Toc184835481</vt:lpwstr>
      </vt:variant>
      <vt:variant>
        <vt:i4>1703986</vt:i4>
      </vt:variant>
      <vt:variant>
        <vt:i4>140</vt:i4>
      </vt:variant>
      <vt:variant>
        <vt:i4>0</vt:i4>
      </vt:variant>
      <vt:variant>
        <vt:i4>5</vt:i4>
      </vt:variant>
      <vt:variant>
        <vt:lpwstr/>
      </vt:variant>
      <vt:variant>
        <vt:lpwstr>_Toc184835480</vt:lpwstr>
      </vt:variant>
      <vt:variant>
        <vt:i4>1376306</vt:i4>
      </vt:variant>
      <vt:variant>
        <vt:i4>134</vt:i4>
      </vt:variant>
      <vt:variant>
        <vt:i4>0</vt:i4>
      </vt:variant>
      <vt:variant>
        <vt:i4>5</vt:i4>
      </vt:variant>
      <vt:variant>
        <vt:lpwstr/>
      </vt:variant>
      <vt:variant>
        <vt:lpwstr>_Toc184835479</vt:lpwstr>
      </vt:variant>
      <vt:variant>
        <vt:i4>1376306</vt:i4>
      </vt:variant>
      <vt:variant>
        <vt:i4>128</vt:i4>
      </vt:variant>
      <vt:variant>
        <vt:i4>0</vt:i4>
      </vt:variant>
      <vt:variant>
        <vt:i4>5</vt:i4>
      </vt:variant>
      <vt:variant>
        <vt:lpwstr/>
      </vt:variant>
      <vt:variant>
        <vt:lpwstr>_Toc184835478</vt:lpwstr>
      </vt:variant>
      <vt:variant>
        <vt:i4>3473465</vt:i4>
      </vt:variant>
      <vt:variant>
        <vt:i4>120</vt:i4>
      </vt:variant>
      <vt:variant>
        <vt:i4>0</vt:i4>
      </vt:variant>
      <vt:variant>
        <vt:i4>5</vt:i4>
      </vt:variant>
      <vt:variant>
        <vt:lpwstr/>
      </vt:variant>
      <vt:variant>
        <vt:lpwstr>_Références_bibliographiques</vt:lpwstr>
      </vt:variant>
      <vt:variant>
        <vt:i4>2031667</vt:i4>
      </vt:variant>
      <vt:variant>
        <vt:i4>102</vt:i4>
      </vt:variant>
      <vt:variant>
        <vt:i4>0</vt:i4>
      </vt:variant>
      <vt:variant>
        <vt:i4>5</vt:i4>
      </vt:variant>
      <vt:variant>
        <vt:lpwstr/>
      </vt:variant>
      <vt:variant>
        <vt:lpwstr>_Identification_des_livrables</vt:lpwstr>
      </vt:variant>
      <vt:variant>
        <vt:i4>7733454</vt:i4>
      </vt:variant>
      <vt:variant>
        <vt:i4>96</vt:i4>
      </vt:variant>
      <vt:variant>
        <vt:i4>0</vt:i4>
      </vt:variant>
      <vt:variant>
        <vt:i4>5</vt:i4>
      </vt:variant>
      <vt:variant>
        <vt:lpwstr/>
      </vt:variant>
      <vt:variant>
        <vt:lpwstr>_Gestion_des_tâches</vt:lpwstr>
      </vt:variant>
      <vt:variant>
        <vt:i4>2031667</vt:i4>
      </vt:variant>
      <vt:variant>
        <vt:i4>93</vt:i4>
      </vt:variant>
      <vt:variant>
        <vt:i4>0</vt:i4>
      </vt:variant>
      <vt:variant>
        <vt:i4>5</vt:i4>
      </vt:variant>
      <vt:variant>
        <vt:lpwstr/>
      </vt:variant>
      <vt:variant>
        <vt:lpwstr>_Identification_des_livrables</vt:lpwstr>
      </vt:variant>
      <vt:variant>
        <vt:i4>3473465</vt:i4>
      </vt:variant>
      <vt:variant>
        <vt:i4>87</vt:i4>
      </vt:variant>
      <vt:variant>
        <vt:i4>0</vt:i4>
      </vt:variant>
      <vt:variant>
        <vt:i4>5</vt:i4>
      </vt:variant>
      <vt:variant>
        <vt:lpwstr/>
      </vt:variant>
      <vt:variant>
        <vt:lpwstr>_Références_bibliographiques</vt:lpwstr>
      </vt:variant>
      <vt:variant>
        <vt:i4>1507335</vt:i4>
      </vt:variant>
      <vt:variant>
        <vt:i4>81</vt:i4>
      </vt:variant>
      <vt:variant>
        <vt:i4>0</vt:i4>
      </vt:variant>
      <vt:variant>
        <vt:i4>5</vt:i4>
      </vt:variant>
      <vt:variant>
        <vt:lpwstr>https://www.primever.com/groupe/qui-sommes-nous/</vt:lpwstr>
      </vt:variant>
      <vt:variant>
        <vt:lpwstr/>
      </vt:variant>
      <vt:variant>
        <vt:i4>3473465</vt:i4>
      </vt:variant>
      <vt:variant>
        <vt:i4>78</vt:i4>
      </vt:variant>
      <vt:variant>
        <vt:i4>0</vt:i4>
      </vt:variant>
      <vt:variant>
        <vt:i4>5</vt:i4>
      </vt:variant>
      <vt:variant>
        <vt:lpwstr/>
      </vt:variant>
      <vt:variant>
        <vt:lpwstr>_Références_bibliographiques</vt:lpwstr>
      </vt:variant>
      <vt:variant>
        <vt:i4>3473465</vt:i4>
      </vt:variant>
      <vt:variant>
        <vt:i4>75</vt:i4>
      </vt:variant>
      <vt:variant>
        <vt:i4>0</vt:i4>
      </vt:variant>
      <vt:variant>
        <vt:i4>5</vt:i4>
      </vt:variant>
      <vt:variant>
        <vt:lpwstr/>
      </vt:variant>
      <vt:variant>
        <vt:lpwstr>_Références_bibliographiques</vt:lpwstr>
      </vt:variant>
      <vt:variant>
        <vt:i4>1441842</vt:i4>
      </vt:variant>
      <vt:variant>
        <vt:i4>68</vt:i4>
      </vt:variant>
      <vt:variant>
        <vt:i4>0</vt:i4>
      </vt:variant>
      <vt:variant>
        <vt:i4>5</vt:i4>
      </vt:variant>
      <vt:variant>
        <vt:lpwstr/>
      </vt:variant>
      <vt:variant>
        <vt:lpwstr>_Toc184845349</vt:lpwstr>
      </vt:variant>
      <vt:variant>
        <vt:i4>1441842</vt:i4>
      </vt:variant>
      <vt:variant>
        <vt:i4>62</vt:i4>
      </vt:variant>
      <vt:variant>
        <vt:i4>0</vt:i4>
      </vt:variant>
      <vt:variant>
        <vt:i4>5</vt:i4>
      </vt:variant>
      <vt:variant>
        <vt:lpwstr/>
      </vt:variant>
      <vt:variant>
        <vt:lpwstr>_Toc184845348</vt:lpwstr>
      </vt:variant>
      <vt:variant>
        <vt:i4>1441842</vt:i4>
      </vt:variant>
      <vt:variant>
        <vt:i4>56</vt:i4>
      </vt:variant>
      <vt:variant>
        <vt:i4>0</vt:i4>
      </vt:variant>
      <vt:variant>
        <vt:i4>5</vt:i4>
      </vt:variant>
      <vt:variant>
        <vt:lpwstr/>
      </vt:variant>
      <vt:variant>
        <vt:lpwstr>_Toc184845347</vt:lpwstr>
      </vt:variant>
      <vt:variant>
        <vt:i4>1441842</vt:i4>
      </vt:variant>
      <vt:variant>
        <vt:i4>50</vt:i4>
      </vt:variant>
      <vt:variant>
        <vt:i4>0</vt:i4>
      </vt:variant>
      <vt:variant>
        <vt:i4>5</vt:i4>
      </vt:variant>
      <vt:variant>
        <vt:lpwstr/>
      </vt:variant>
      <vt:variant>
        <vt:lpwstr>_Toc184845346</vt:lpwstr>
      </vt:variant>
      <vt:variant>
        <vt:i4>1441842</vt:i4>
      </vt:variant>
      <vt:variant>
        <vt:i4>44</vt:i4>
      </vt:variant>
      <vt:variant>
        <vt:i4>0</vt:i4>
      </vt:variant>
      <vt:variant>
        <vt:i4>5</vt:i4>
      </vt:variant>
      <vt:variant>
        <vt:lpwstr/>
      </vt:variant>
      <vt:variant>
        <vt:lpwstr>_Toc184845345</vt:lpwstr>
      </vt:variant>
      <vt:variant>
        <vt:i4>1441842</vt:i4>
      </vt:variant>
      <vt:variant>
        <vt:i4>38</vt:i4>
      </vt:variant>
      <vt:variant>
        <vt:i4>0</vt:i4>
      </vt:variant>
      <vt:variant>
        <vt:i4>5</vt:i4>
      </vt:variant>
      <vt:variant>
        <vt:lpwstr/>
      </vt:variant>
      <vt:variant>
        <vt:lpwstr>_Toc184845344</vt:lpwstr>
      </vt:variant>
      <vt:variant>
        <vt:i4>1441842</vt:i4>
      </vt:variant>
      <vt:variant>
        <vt:i4>32</vt:i4>
      </vt:variant>
      <vt:variant>
        <vt:i4>0</vt:i4>
      </vt:variant>
      <vt:variant>
        <vt:i4>5</vt:i4>
      </vt:variant>
      <vt:variant>
        <vt:lpwstr/>
      </vt:variant>
      <vt:variant>
        <vt:lpwstr>_Toc184845343</vt:lpwstr>
      </vt:variant>
      <vt:variant>
        <vt:i4>1441842</vt:i4>
      </vt:variant>
      <vt:variant>
        <vt:i4>26</vt:i4>
      </vt:variant>
      <vt:variant>
        <vt:i4>0</vt:i4>
      </vt:variant>
      <vt:variant>
        <vt:i4>5</vt:i4>
      </vt:variant>
      <vt:variant>
        <vt:lpwstr/>
      </vt:variant>
      <vt:variant>
        <vt:lpwstr>_Toc184845342</vt:lpwstr>
      </vt:variant>
      <vt:variant>
        <vt:i4>1441842</vt:i4>
      </vt:variant>
      <vt:variant>
        <vt:i4>20</vt:i4>
      </vt:variant>
      <vt:variant>
        <vt:i4>0</vt:i4>
      </vt:variant>
      <vt:variant>
        <vt:i4>5</vt:i4>
      </vt:variant>
      <vt:variant>
        <vt:lpwstr/>
      </vt:variant>
      <vt:variant>
        <vt:lpwstr>_Toc184845341</vt:lpwstr>
      </vt:variant>
      <vt:variant>
        <vt:i4>1441842</vt:i4>
      </vt:variant>
      <vt:variant>
        <vt:i4>14</vt:i4>
      </vt:variant>
      <vt:variant>
        <vt:i4>0</vt:i4>
      </vt:variant>
      <vt:variant>
        <vt:i4>5</vt:i4>
      </vt:variant>
      <vt:variant>
        <vt:lpwstr/>
      </vt:variant>
      <vt:variant>
        <vt:lpwstr>_Toc184845340</vt:lpwstr>
      </vt:variant>
      <vt:variant>
        <vt:i4>1114162</vt:i4>
      </vt:variant>
      <vt:variant>
        <vt:i4>8</vt:i4>
      </vt:variant>
      <vt:variant>
        <vt:i4>0</vt:i4>
      </vt:variant>
      <vt:variant>
        <vt:i4>5</vt:i4>
      </vt:variant>
      <vt:variant>
        <vt:lpwstr/>
      </vt:variant>
      <vt:variant>
        <vt:lpwstr>_Toc184845339</vt:lpwstr>
      </vt:variant>
      <vt:variant>
        <vt:i4>1114162</vt:i4>
      </vt:variant>
      <vt:variant>
        <vt:i4>2</vt:i4>
      </vt:variant>
      <vt:variant>
        <vt:i4>0</vt:i4>
      </vt:variant>
      <vt:variant>
        <vt:i4>5</vt:i4>
      </vt:variant>
      <vt:variant>
        <vt:lpwstr/>
      </vt:variant>
      <vt:variant>
        <vt:lpwstr>_Toc184845338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Valette (Student at CentraleSupelec)</dc:creator>
  <cp:keywords/>
  <dc:description/>
  <cp:lastModifiedBy>Manon Kobsch (Student at CentraleSupelec)</cp:lastModifiedBy>
  <cp:revision>3</cp:revision>
  <cp:lastPrinted>2024-12-11T20:38:00Z</cp:lastPrinted>
  <dcterms:created xsi:type="dcterms:W3CDTF">2024-12-11T20:38:00Z</dcterms:created>
  <dcterms:modified xsi:type="dcterms:W3CDTF">2024-12-11T20:38:00Z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id="YQHhO3t5"/&gt;&lt;style id="http://www.zotero.org/styles/vancouver" locale="fr-FR" hasBibliography="1" bibliographyStyleHasBeenSet="1"/&gt;&lt;prefs&gt;&lt;pref name="fieldType" value="Field"/&gt;&lt;/prefs&gt;&lt;/data&gt;</vt:lpwstr>
  </property>
</Properties>
</file>